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A113A9" w14:textId="77777777" w:rsidR="00CC1FDC" w:rsidRDefault="00CE45C6" w:rsidP="00CC1FDC">
      <w:pPr>
        <w:pStyle w:val="Heading2"/>
        <w:rPr>
          <w:rFonts w:asciiTheme="minorBidi" w:hAnsiTheme="minorBidi" w:cstheme="minorBidi"/>
          <w:b/>
          <w:bCs/>
          <w:sz w:val="36"/>
          <w:szCs w:val="44"/>
        </w:rPr>
      </w:pPr>
      <w:r>
        <w:rPr>
          <w:rFonts w:asciiTheme="minorBidi" w:hAnsiTheme="minorBidi" w:cstheme="minorBidi"/>
          <w:b/>
          <w:bCs/>
          <w:sz w:val="36"/>
          <w:szCs w:val="44"/>
        </w:rPr>
        <w:t>1.Data description</w:t>
      </w:r>
    </w:p>
    <w:p w14:paraId="707C1C66" w14:textId="77777777" w:rsidR="005F4658" w:rsidRPr="00975BF3" w:rsidRDefault="00C75412" w:rsidP="00463A70">
      <w:pPr>
        <w:pStyle w:val="ListParagraph"/>
        <w:numPr>
          <w:ilvl w:val="0"/>
          <w:numId w:val="1"/>
        </w:numPr>
        <w:rPr>
          <w:rFonts w:asciiTheme="minorBidi" w:hAnsiTheme="minorBidi"/>
          <w:color w:val="00B050"/>
          <w:sz w:val="28"/>
        </w:rPr>
      </w:pPr>
      <w:r>
        <w:rPr>
          <w:rFonts w:asciiTheme="minorBidi" w:hAnsiTheme="minorBidi" w:hint="cs"/>
          <w:color w:val="00B050"/>
          <w:sz w:val="28"/>
          <w:cs/>
        </w:rPr>
        <w:t>จุดประสงค์ของโปรเจค</w:t>
      </w:r>
      <w:r>
        <w:rPr>
          <w:rFonts w:asciiTheme="minorBidi" w:hAnsiTheme="minorBidi"/>
          <w:color w:val="00B050"/>
          <w:sz w:val="28"/>
        </w:rPr>
        <w:t xml:space="preserve">: </w:t>
      </w:r>
      <w:r>
        <w:rPr>
          <w:rFonts w:asciiTheme="minorBidi" w:hAnsiTheme="minorBidi" w:hint="cs"/>
          <w:color w:val="00B050"/>
          <w:sz w:val="28"/>
          <w:cs/>
        </w:rPr>
        <w:t>ข้อมูลชุดนี้สร้างขึ้นโดยมุ่งเน้นไปที่การจำแนก</w:t>
      </w:r>
      <w:r>
        <w:rPr>
          <w:rFonts w:asciiTheme="minorBidi" w:hAnsiTheme="minorBidi"/>
          <w:color w:val="00B050"/>
          <w:sz w:val="28"/>
          <w:cs/>
        </w:rPr>
        <w:t>ผลไม้ปีศาจ</w:t>
      </w:r>
      <w:r>
        <w:rPr>
          <w:rFonts w:asciiTheme="minorBidi" w:hAnsiTheme="minorBidi"/>
          <w:color w:val="00B050"/>
          <w:sz w:val="28"/>
        </w:rPr>
        <w:t xml:space="preserve"> </w:t>
      </w:r>
      <w:r>
        <w:rPr>
          <w:rFonts w:asciiTheme="minorBidi" w:hAnsiTheme="minorBidi"/>
          <w:color w:val="00B050"/>
          <w:sz w:val="28"/>
          <w:szCs w:val="36"/>
        </w:rPr>
        <w:t xml:space="preserve">(Devil Fruit) </w:t>
      </w:r>
      <w:r>
        <w:rPr>
          <w:rFonts w:asciiTheme="minorBidi" w:hAnsiTheme="minorBidi"/>
          <w:color w:val="00B050"/>
          <w:cs/>
        </w:rPr>
        <w:t>จากการ์ตูนเรื่อง</w:t>
      </w:r>
      <w:r>
        <w:rPr>
          <w:rFonts w:asciiTheme="minorBidi" w:hAnsiTheme="minorBidi"/>
          <w:color w:val="00B050"/>
        </w:rPr>
        <w:t xml:space="preserve"> </w:t>
      </w:r>
      <w:r>
        <w:rPr>
          <w:rStyle w:val="Emphasis"/>
          <w:rFonts w:asciiTheme="minorBidi" w:hAnsiTheme="minorBidi"/>
          <w:i w:val="0"/>
          <w:iCs w:val="0"/>
          <w:color w:val="00B050"/>
          <w:sz w:val="28"/>
          <w:szCs w:val="36"/>
        </w:rPr>
        <w:t>One Piece</w:t>
      </w:r>
      <w:r>
        <w:rPr>
          <w:rStyle w:val="Emphasis"/>
          <w:rFonts w:asciiTheme="minorBidi" w:hAnsiTheme="minorBidi" w:hint="cs"/>
          <w:i w:val="0"/>
          <w:iCs w:val="0"/>
          <w:color w:val="00B050"/>
          <w:sz w:val="28"/>
          <w:szCs w:val="36"/>
          <w:cs/>
        </w:rPr>
        <w:t xml:space="preserve"> </w:t>
      </w:r>
      <w:r>
        <w:rPr>
          <w:rFonts w:asciiTheme="minorBidi" w:hAnsiTheme="minorBidi" w:hint="cs"/>
          <w:color w:val="00B050"/>
          <w:sz w:val="28"/>
          <w:cs/>
        </w:rPr>
        <w:t>ที่มีลักษณะและลวดลายใกล</w:t>
      </w:r>
      <w:r>
        <w:rPr>
          <w:rFonts w:asciiTheme="minorBidi" w:hAnsiTheme="minorBidi" w:hint="cs"/>
          <w:sz w:val="28"/>
          <w:cs/>
        </w:rPr>
        <w:t>้เ</w:t>
      </w:r>
      <w:r>
        <w:rPr>
          <w:rFonts w:asciiTheme="minorBidi" w:hAnsiTheme="minorBidi" w:hint="cs"/>
          <w:color w:val="00B050"/>
          <w:sz w:val="28"/>
          <w:cs/>
        </w:rPr>
        <w:t xml:space="preserve">คียงกัน ได้แก่ </w:t>
      </w:r>
      <w:proofErr w:type="spellStart"/>
      <w:r>
        <w:rPr>
          <w:rFonts w:asciiTheme="minorBidi" w:hAnsiTheme="minorBidi"/>
          <w:color w:val="00B050"/>
          <w:sz w:val="28"/>
        </w:rPr>
        <w:t>Gomu</w:t>
      </w:r>
      <w:proofErr w:type="spellEnd"/>
      <w:r>
        <w:rPr>
          <w:rFonts w:asciiTheme="minorBidi" w:hAnsiTheme="minorBidi"/>
          <w:color w:val="00B050"/>
          <w:sz w:val="28"/>
        </w:rPr>
        <w:t xml:space="preserve"> </w:t>
      </w:r>
      <w:proofErr w:type="spellStart"/>
      <w:r>
        <w:rPr>
          <w:rFonts w:asciiTheme="minorBidi" w:hAnsiTheme="minorBidi"/>
          <w:color w:val="00B050"/>
          <w:sz w:val="28"/>
        </w:rPr>
        <w:t>Gomu</w:t>
      </w:r>
      <w:proofErr w:type="spellEnd"/>
      <w:r>
        <w:rPr>
          <w:rFonts w:asciiTheme="minorBidi" w:hAnsiTheme="minorBidi"/>
          <w:color w:val="00B050"/>
          <w:sz w:val="28"/>
        </w:rPr>
        <w:t xml:space="preserve">, </w:t>
      </w:r>
      <w:proofErr w:type="spellStart"/>
      <w:r>
        <w:rPr>
          <w:rFonts w:asciiTheme="minorBidi" w:hAnsiTheme="minorBidi"/>
          <w:color w:val="00B050"/>
          <w:sz w:val="28"/>
        </w:rPr>
        <w:t>Mera</w:t>
      </w:r>
      <w:proofErr w:type="spellEnd"/>
      <w:r>
        <w:rPr>
          <w:rFonts w:asciiTheme="minorBidi" w:hAnsiTheme="minorBidi"/>
          <w:color w:val="00B050"/>
          <w:sz w:val="28"/>
        </w:rPr>
        <w:t xml:space="preserve"> </w:t>
      </w:r>
      <w:proofErr w:type="spellStart"/>
      <w:r>
        <w:rPr>
          <w:rFonts w:asciiTheme="minorBidi" w:hAnsiTheme="minorBidi"/>
          <w:color w:val="00B050"/>
          <w:sz w:val="28"/>
        </w:rPr>
        <w:t>Mera</w:t>
      </w:r>
      <w:proofErr w:type="spellEnd"/>
      <w:r>
        <w:rPr>
          <w:rFonts w:asciiTheme="minorBidi" w:hAnsiTheme="minorBidi"/>
          <w:color w:val="00B050"/>
          <w:sz w:val="28"/>
        </w:rPr>
        <w:t xml:space="preserve">, </w:t>
      </w:r>
      <w:proofErr w:type="spellStart"/>
      <w:r>
        <w:rPr>
          <w:rFonts w:asciiTheme="minorBidi" w:hAnsiTheme="minorBidi"/>
          <w:color w:val="00B050"/>
          <w:sz w:val="28"/>
        </w:rPr>
        <w:t>Ope</w:t>
      </w:r>
      <w:proofErr w:type="spellEnd"/>
      <w:r>
        <w:rPr>
          <w:rFonts w:asciiTheme="minorBidi" w:hAnsiTheme="minorBidi"/>
          <w:color w:val="00B050"/>
          <w:sz w:val="28"/>
        </w:rPr>
        <w:t xml:space="preserve"> </w:t>
      </w:r>
      <w:proofErr w:type="spellStart"/>
      <w:r>
        <w:rPr>
          <w:rFonts w:asciiTheme="minorBidi" w:hAnsiTheme="minorBidi"/>
          <w:color w:val="00B050"/>
          <w:sz w:val="28"/>
        </w:rPr>
        <w:t>Ope</w:t>
      </w:r>
      <w:proofErr w:type="spellEnd"/>
      <w:r>
        <w:rPr>
          <w:rFonts w:asciiTheme="minorBidi" w:hAnsiTheme="minorBidi" w:hint="cs"/>
          <w:color w:val="00B050"/>
          <w:sz w:val="28"/>
          <w:cs/>
        </w:rPr>
        <w:t xml:space="preserve"> และ </w:t>
      </w:r>
      <w:r>
        <w:rPr>
          <w:rFonts w:asciiTheme="minorBidi" w:hAnsiTheme="minorBidi"/>
          <w:color w:val="00B050"/>
          <w:sz w:val="28"/>
        </w:rPr>
        <w:t xml:space="preserve">Yami </w:t>
      </w:r>
      <w:proofErr w:type="spellStart"/>
      <w:r>
        <w:rPr>
          <w:rFonts w:asciiTheme="minorBidi" w:hAnsiTheme="minorBidi"/>
          <w:color w:val="00B050"/>
          <w:sz w:val="28"/>
        </w:rPr>
        <w:t>Yami</w:t>
      </w:r>
      <w:proofErr w:type="spellEnd"/>
      <w:r>
        <w:rPr>
          <w:rFonts w:asciiTheme="minorBidi" w:hAnsiTheme="minorBidi"/>
          <w:color w:val="00B050"/>
          <w:sz w:val="28"/>
        </w:rPr>
        <w:t xml:space="preserve"> </w:t>
      </w:r>
    </w:p>
    <w:p w14:paraId="645A655F" w14:textId="77777777" w:rsidR="00463A70" w:rsidRDefault="00C75412" w:rsidP="00DF3BC6">
      <w:pPr>
        <w:pStyle w:val="ListParagraph"/>
        <w:numPr>
          <w:ilvl w:val="0"/>
          <w:numId w:val="1"/>
        </w:numPr>
        <w:rPr>
          <w:rFonts w:asciiTheme="minorBidi" w:hAnsiTheme="minorBidi"/>
          <w:color w:val="00B050"/>
          <w:sz w:val="28"/>
        </w:rPr>
      </w:pPr>
      <w:r>
        <w:rPr>
          <w:rFonts w:asciiTheme="minorBidi" w:hAnsiTheme="minorBidi" w:hint="cs"/>
          <w:color w:val="00B050"/>
          <w:sz w:val="28"/>
          <w:cs/>
        </w:rPr>
        <w:t>ที่มาของข้อมูล</w:t>
      </w:r>
      <w:r>
        <w:rPr>
          <w:rFonts w:asciiTheme="minorBidi" w:hAnsiTheme="minorBidi"/>
          <w:color w:val="00B050"/>
          <w:sz w:val="28"/>
        </w:rPr>
        <w:t xml:space="preserve">: </w:t>
      </w:r>
      <w:r>
        <w:rPr>
          <w:rFonts w:asciiTheme="minorBidi" w:hAnsiTheme="minorBidi" w:hint="cs"/>
          <w:color w:val="00B050"/>
          <w:sz w:val="28"/>
          <w:cs/>
        </w:rPr>
        <w:t xml:space="preserve">ข้อมูลชุดนี้รวบรวมด้วยวิธีการ </w:t>
      </w:r>
      <w:r>
        <w:rPr>
          <w:rFonts w:asciiTheme="minorBidi" w:hAnsiTheme="minorBidi"/>
          <w:color w:val="00B050"/>
          <w:cs/>
        </w:rPr>
        <w:t>ดึงข้อมูลอัตโนมัติจากเว็บไซต์</w:t>
      </w:r>
      <w:r>
        <w:rPr>
          <w:rFonts w:asciiTheme="minorBidi" w:hAnsiTheme="minorBidi"/>
          <w:color w:val="00B050"/>
          <w:sz w:val="28"/>
        </w:rPr>
        <w:t xml:space="preserve"> (</w:t>
      </w:r>
      <w:bookmarkStart w:id="0" w:name="_Hlk242271332"/>
      <w:r>
        <w:rPr>
          <w:rFonts w:asciiTheme="minorBidi" w:hAnsiTheme="minorBidi"/>
          <w:color w:val="00B050"/>
          <w:sz w:val="28"/>
        </w:rPr>
        <w:t>data scraping</w:t>
      </w:r>
      <w:bookmarkEnd w:id="0"/>
      <w:r>
        <w:rPr>
          <w:rFonts w:asciiTheme="minorBidi" w:hAnsiTheme="minorBidi"/>
          <w:color w:val="00B050"/>
          <w:sz w:val="28"/>
        </w:rPr>
        <w:t xml:space="preserve">) </w:t>
      </w:r>
      <w:r>
        <w:rPr>
          <w:rFonts w:asciiTheme="minorBidi" w:hAnsiTheme="minorBidi" w:hint="cs"/>
          <w:color w:val="00B050"/>
          <w:sz w:val="28"/>
          <w:cs/>
        </w:rPr>
        <w:t>โดยดึง</w:t>
      </w:r>
      <w:r>
        <w:rPr>
          <w:rFonts w:asciiTheme="minorBidi" w:hAnsiTheme="minorBidi"/>
          <w:color w:val="00B050"/>
          <w:sz w:val="28"/>
          <w:cs/>
        </w:rPr>
        <w:t>ข้อมูล</w:t>
      </w:r>
      <w:proofErr w:type="spellStart"/>
      <w:r>
        <w:rPr>
          <w:rFonts w:asciiTheme="minorBidi" w:hAnsiTheme="minorBidi"/>
          <w:color w:val="00B050"/>
          <w:sz w:val="28"/>
        </w:rPr>
        <w:t>จาก</w:t>
      </w:r>
      <w:proofErr w:type="spellEnd"/>
      <w:r>
        <w:rPr>
          <w:rFonts w:asciiTheme="minorBidi" w:hAnsiTheme="minorBidi" w:hint="cs"/>
          <w:color w:val="00B050"/>
          <w:sz w:val="28"/>
          <w:cs/>
        </w:rPr>
        <w:t xml:space="preserve"> </w:t>
      </w:r>
      <w:r>
        <w:rPr>
          <w:rFonts w:asciiTheme="minorBidi" w:hAnsiTheme="minorBidi"/>
          <w:color w:val="00B050"/>
          <w:sz w:val="28"/>
        </w:rPr>
        <w:t xml:space="preserve">Bing Image Search </w:t>
      </w:r>
      <w:proofErr w:type="spellStart"/>
      <w:r>
        <w:rPr>
          <w:rFonts w:asciiTheme="minorBidi" w:hAnsiTheme="minorBidi"/>
          <w:color w:val="00B050"/>
          <w:sz w:val="28"/>
        </w:rPr>
        <w:t>ผ่านแพ็กเกจ</w:t>
      </w:r>
      <w:proofErr w:type="spellEnd"/>
      <w:r>
        <w:rPr>
          <w:rFonts w:asciiTheme="minorBidi" w:hAnsiTheme="minorBidi"/>
          <w:color w:val="00B050"/>
          <w:sz w:val="28"/>
        </w:rPr>
        <w:t xml:space="preserve"> </w:t>
      </w:r>
      <w:proofErr w:type="spellStart"/>
      <w:r>
        <w:rPr>
          <w:rFonts w:asciiTheme="minorBidi" w:hAnsiTheme="minorBidi"/>
          <w:color w:val="00B050"/>
          <w:sz w:val="28"/>
        </w:rPr>
        <w:t>better_bing_image_downloader</w:t>
      </w:r>
      <w:proofErr w:type="spellEnd"/>
      <w:r>
        <w:rPr>
          <w:rFonts w:asciiTheme="minorBidi" w:hAnsiTheme="minorBidi" w:hint="cs"/>
          <w:color w:val="00B050"/>
          <w:sz w:val="28"/>
          <w:cs/>
        </w:rPr>
        <w:t xml:space="preserve"> โดยการใช้ภาษา </w:t>
      </w:r>
      <w:r>
        <w:rPr>
          <w:rFonts w:asciiTheme="minorBidi" w:hAnsiTheme="minorBidi"/>
          <w:color w:val="00B050"/>
          <w:sz w:val="28"/>
        </w:rPr>
        <w:t>Python</w:t>
      </w:r>
      <w:r>
        <w:rPr>
          <w:rFonts w:asciiTheme="minorBidi" w:hAnsiTheme="minorBidi" w:hint="cs"/>
          <w:color w:val="00B050"/>
          <w:sz w:val="28"/>
          <w:cs/>
        </w:rPr>
        <w:t xml:space="preserve"> โดยมีจำนวนรูปภาพหลังดึงของแต่ละคลาสดังนี้ </w:t>
      </w:r>
      <w:r>
        <w:rPr>
          <w:rFonts w:asciiTheme="minorBidi" w:hAnsiTheme="minorBidi"/>
          <w:color w:val="00B050"/>
          <w:sz w:val="28"/>
          <w:cs/>
        </w:rPr>
        <w:t xml:space="preserve"> </w:t>
      </w:r>
      <w:proofErr w:type="spellStart"/>
      <w:r>
        <w:rPr>
          <w:rFonts w:asciiTheme="minorBidi" w:hAnsiTheme="minorBidi"/>
          <w:color w:val="00B050"/>
          <w:sz w:val="28"/>
        </w:rPr>
        <w:t>Gomu</w:t>
      </w:r>
      <w:proofErr w:type="spellEnd"/>
      <w:r>
        <w:rPr>
          <w:rFonts w:asciiTheme="minorBidi" w:hAnsiTheme="minorBidi"/>
          <w:color w:val="00B050"/>
          <w:sz w:val="28"/>
        </w:rPr>
        <w:t xml:space="preserve"> </w:t>
      </w:r>
      <w:proofErr w:type="spellStart"/>
      <w:r>
        <w:rPr>
          <w:rFonts w:asciiTheme="minorBidi" w:hAnsiTheme="minorBidi"/>
          <w:color w:val="00B050"/>
          <w:sz w:val="28"/>
        </w:rPr>
        <w:t>Gomu</w:t>
      </w:r>
      <w:proofErr w:type="spellEnd"/>
      <w:r>
        <w:rPr>
          <w:rFonts w:asciiTheme="minorBidi" w:hAnsiTheme="minorBidi"/>
          <w:color w:val="00B050"/>
          <w:sz w:val="28"/>
        </w:rPr>
        <w:t xml:space="preserve"> </w:t>
      </w:r>
      <w:r>
        <w:rPr>
          <w:rFonts w:asciiTheme="minorBidi" w:hAnsiTheme="minorBidi" w:hint="cs"/>
          <w:color w:val="00B050"/>
          <w:sz w:val="28"/>
          <w:cs/>
        </w:rPr>
        <w:t>จำนวน</w:t>
      </w:r>
      <w:r>
        <w:rPr>
          <w:rFonts w:asciiTheme="minorBidi" w:hAnsiTheme="minorBidi"/>
          <w:color w:val="00B050"/>
          <w:sz w:val="28"/>
        </w:rPr>
        <w:t xml:space="preserve"> 1087 </w:t>
      </w:r>
      <w:r>
        <w:rPr>
          <w:rFonts w:asciiTheme="minorBidi" w:hAnsiTheme="minorBidi"/>
          <w:color w:val="00B050"/>
          <w:sz w:val="28"/>
          <w:cs/>
        </w:rPr>
        <w:t>รูป</w:t>
      </w:r>
      <w:r>
        <w:rPr>
          <w:rFonts w:asciiTheme="minorBidi" w:hAnsiTheme="minorBidi"/>
          <w:color w:val="00B050"/>
          <w:sz w:val="28"/>
        </w:rPr>
        <w:t xml:space="preserve">, </w:t>
      </w:r>
      <w:proofErr w:type="spellStart"/>
      <w:r>
        <w:rPr>
          <w:rFonts w:asciiTheme="minorBidi" w:hAnsiTheme="minorBidi"/>
          <w:color w:val="00B050"/>
          <w:sz w:val="28"/>
        </w:rPr>
        <w:t>Mera</w:t>
      </w:r>
      <w:proofErr w:type="spellEnd"/>
      <w:r>
        <w:rPr>
          <w:rFonts w:asciiTheme="minorBidi" w:hAnsiTheme="minorBidi"/>
          <w:color w:val="00B050"/>
          <w:sz w:val="28"/>
        </w:rPr>
        <w:t xml:space="preserve"> </w:t>
      </w:r>
      <w:proofErr w:type="spellStart"/>
      <w:r>
        <w:rPr>
          <w:rFonts w:asciiTheme="minorBidi" w:hAnsiTheme="minorBidi"/>
          <w:color w:val="00B050"/>
          <w:sz w:val="28"/>
        </w:rPr>
        <w:t>Mera</w:t>
      </w:r>
      <w:proofErr w:type="spellEnd"/>
      <w:r>
        <w:rPr>
          <w:rFonts w:asciiTheme="minorBidi" w:hAnsiTheme="minorBidi"/>
          <w:color w:val="00B050"/>
          <w:sz w:val="28"/>
        </w:rPr>
        <w:t xml:space="preserve"> </w:t>
      </w:r>
      <w:r>
        <w:rPr>
          <w:rFonts w:asciiTheme="minorBidi" w:hAnsiTheme="minorBidi" w:hint="cs"/>
          <w:color w:val="00B050"/>
          <w:sz w:val="28"/>
          <w:cs/>
        </w:rPr>
        <w:t xml:space="preserve">จำนวน </w:t>
      </w:r>
      <w:r>
        <w:rPr>
          <w:rFonts w:asciiTheme="minorBidi" w:hAnsiTheme="minorBidi"/>
          <w:color w:val="00B050"/>
          <w:sz w:val="28"/>
        </w:rPr>
        <w:t xml:space="preserve">1096 </w:t>
      </w:r>
      <w:r>
        <w:rPr>
          <w:rFonts w:asciiTheme="minorBidi" w:hAnsiTheme="minorBidi"/>
          <w:color w:val="00B050"/>
          <w:sz w:val="28"/>
          <w:cs/>
        </w:rPr>
        <w:t>รูป</w:t>
      </w:r>
      <w:r>
        <w:rPr>
          <w:rFonts w:asciiTheme="minorBidi" w:hAnsiTheme="minorBidi"/>
          <w:color w:val="00B050"/>
          <w:sz w:val="28"/>
        </w:rPr>
        <w:t xml:space="preserve">, </w:t>
      </w:r>
      <w:proofErr w:type="spellStart"/>
      <w:r>
        <w:rPr>
          <w:rFonts w:asciiTheme="minorBidi" w:hAnsiTheme="minorBidi"/>
          <w:color w:val="00B050"/>
          <w:sz w:val="28"/>
        </w:rPr>
        <w:t>Ope</w:t>
      </w:r>
      <w:proofErr w:type="spellEnd"/>
      <w:r>
        <w:rPr>
          <w:rFonts w:asciiTheme="minorBidi" w:hAnsiTheme="minorBidi"/>
          <w:color w:val="00B050"/>
          <w:sz w:val="28"/>
        </w:rPr>
        <w:t xml:space="preserve"> </w:t>
      </w:r>
      <w:proofErr w:type="spellStart"/>
      <w:r>
        <w:rPr>
          <w:rFonts w:asciiTheme="minorBidi" w:hAnsiTheme="minorBidi"/>
          <w:color w:val="00B050"/>
          <w:sz w:val="28"/>
        </w:rPr>
        <w:t>Ope</w:t>
      </w:r>
      <w:proofErr w:type="spellEnd"/>
      <w:r>
        <w:rPr>
          <w:rFonts w:asciiTheme="minorBidi" w:hAnsiTheme="minorBidi"/>
          <w:color w:val="00B050"/>
          <w:sz w:val="28"/>
          <w:cs/>
        </w:rPr>
        <w:t xml:space="preserve"> </w:t>
      </w:r>
      <w:r>
        <w:rPr>
          <w:rFonts w:asciiTheme="minorBidi" w:hAnsiTheme="minorBidi" w:hint="cs"/>
          <w:color w:val="00B050"/>
          <w:sz w:val="28"/>
          <w:cs/>
        </w:rPr>
        <w:t>จำนวน</w:t>
      </w:r>
      <w:r>
        <w:rPr>
          <w:rFonts w:asciiTheme="minorBidi" w:hAnsiTheme="minorBidi"/>
          <w:color w:val="00B050"/>
          <w:sz w:val="28"/>
        </w:rPr>
        <w:t xml:space="preserve"> 1084</w:t>
      </w:r>
      <w:r>
        <w:rPr>
          <w:rFonts w:asciiTheme="minorBidi" w:hAnsiTheme="minorBidi"/>
          <w:color w:val="00B050"/>
          <w:sz w:val="28"/>
          <w:cs/>
        </w:rPr>
        <w:t xml:space="preserve"> รูป</w:t>
      </w:r>
      <w:r>
        <w:rPr>
          <w:rFonts w:asciiTheme="minorBidi" w:hAnsiTheme="minorBidi" w:hint="cs"/>
          <w:color w:val="00B050"/>
          <w:sz w:val="28"/>
          <w:cs/>
        </w:rPr>
        <w:t xml:space="preserve"> และ </w:t>
      </w:r>
      <w:r>
        <w:rPr>
          <w:rFonts w:asciiTheme="minorBidi" w:hAnsiTheme="minorBidi"/>
          <w:color w:val="00B050"/>
          <w:sz w:val="28"/>
        </w:rPr>
        <w:t xml:space="preserve">Yami </w:t>
      </w:r>
      <w:proofErr w:type="spellStart"/>
      <w:r>
        <w:rPr>
          <w:rFonts w:asciiTheme="minorBidi" w:hAnsiTheme="minorBidi"/>
          <w:color w:val="00B050"/>
          <w:sz w:val="28"/>
        </w:rPr>
        <w:t>Yami</w:t>
      </w:r>
      <w:proofErr w:type="spellEnd"/>
      <w:r>
        <w:rPr>
          <w:rFonts w:asciiTheme="minorBidi" w:hAnsiTheme="minorBidi"/>
          <w:color w:val="00B050"/>
          <w:sz w:val="28"/>
          <w:cs/>
        </w:rPr>
        <w:t xml:space="preserve"> </w:t>
      </w:r>
      <w:r>
        <w:rPr>
          <w:rFonts w:asciiTheme="minorBidi" w:hAnsiTheme="minorBidi"/>
          <w:color w:val="00B050"/>
          <w:sz w:val="28"/>
        </w:rPr>
        <w:t>= 1050</w:t>
      </w:r>
      <w:r>
        <w:rPr>
          <w:rFonts w:asciiTheme="minorBidi" w:hAnsiTheme="minorBidi"/>
          <w:color w:val="00B050"/>
          <w:sz w:val="28"/>
          <w:cs/>
        </w:rPr>
        <w:t xml:space="preserve"> รูป </w:t>
      </w:r>
    </w:p>
    <w:p w14:paraId="7AEFD223" w14:textId="77777777" w:rsidR="00B31A11" w:rsidRDefault="009C6136" w:rsidP="001F7E62">
      <w:pPr>
        <w:spacing w:line="276" w:lineRule="auto"/>
        <w:jc w:val="center"/>
        <w:rPr>
          <w:rFonts w:asciiTheme="minorBidi" w:hAnsiTheme="minorBidi"/>
          <w:color w:val="00B050"/>
          <w:sz w:val="28"/>
        </w:rPr>
      </w:pPr>
      <w:r>
        <w:rPr>
          <w:noProof/>
        </w:rPr>
        <w:drawing>
          <wp:inline distT="0" distB="0" distL="0" distR="0" wp14:anchorId="5FB2A3B5" wp14:editId="633F39A8">
            <wp:extent cx="3208823" cy="316425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8823" cy="31642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5D86BE" w14:textId="77777777" w:rsidR="000D49A8" w:rsidRPr="003F42D0" w:rsidRDefault="00116600" w:rsidP="00116600">
      <w:pPr>
        <w:pStyle w:val="ListParagraph"/>
        <w:numPr>
          <w:ilvl w:val="0"/>
          <w:numId w:val="1"/>
        </w:numPr>
        <w:rPr>
          <w:rFonts w:asciiTheme="minorBidi" w:hAnsiTheme="minorBidi"/>
          <w:color w:val="00B050"/>
          <w:sz w:val="28"/>
        </w:rPr>
      </w:pPr>
      <w:r>
        <w:rPr>
          <w:rFonts w:asciiTheme="minorBidi" w:hAnsiTheme="minorBidi"/>
          <w:color w:val="00B050"/>
          <w:sz w:val="28"/>
        </w:rPr>
        <w:t xml:space="preserve">Data Cleaning: </w:t>
      </w:r>
      <w:r>
        <w:rPr>
          <w:rFonts w:asciiTheme="minorBidi" w:hAnsiTheme="minorBidi" w:hint="cs"/>
          <w:color w:val="00B050"/>
          <w:sz w:val="28"/>
          <w:cs/>
        </w:rPr>
        <w:t>เนื่องจาก</w:t>
      </w:r>
      <w:r>
        <w:rPr>
          <w:rFonts w:asciiTheme="minorBidi" w:hAnsiTheme="minorBidi"/>
          <w:color w:val="00B050"/>
          <w:sz w:val="28"/>
          <w:cs/>
        </w:rPr>
        <w:t>ข้อมูลที่ได้จากการ</w:t>
      </w:r>
      <w:r>
        <w:rPr>
          <w:rFonts w:asciiTheme="minorBidi" w:hAnsiTheme="minorBidi" w:hint="cs"/>
          <w:color w:val="00B050"/>
          <w:sz w:val="28"/>
          <w:cs/>
        </w:rPr>
        <w:t xml:space="preserve">ทำ </w:t>
      </w:r>
      <w:r>
        <w:rPr>
          <w:rFonts w:asciiTheme="minorBidi" w:hAnsiTheme="minorBidi"/>
          <w:color w:val="00B050"/>
          <w:sz w:val="28"/>
        </w:rPr>
        <w:t xml:space="preserve">data scraping </w:t>
      </w:r>
      <w:r>
        <w:rPr>
          <w:rFonts w:asciiTheme="minorBidi" w:hAnsiTheme="minorBidi"/>
          <w:color w:val="00B050"/>
          <w:sz w:val="28"/>
          <w:cs/>
        </w:rPr>
        <w:t>มีรูปภาพที่ไม่เกี่ยวข้อง</w:t>
      </w:r>
      <w:r>
        <w:rPr>
          <w:rFonts w:asciiTheme="minorBidi" w:hAnsiTheme="minorBidi" w:hint="cs"/>
          <w:color w:val="00B050"/>
          <w:sz w:val="28"/>
          <w:cs/>
        </w:rPr>
        <w:t>กับจุดประสงค์ของงาน</w:t>
      </w:r>
      <w:r>
        <w:rPr>
          <w:rFonts w:asciiTheme="minorBidi" w:hAnsiTheme="minorBidi"/>
          <w:color w:val="00B050"/>
          <w:sz w:val="28"/>
        </w:rPr>
        <w:t xml:space="preserve">, </w:t>
      </w:r>
      <w:r>
        <w:rPr>
          <w:rFonts w:asciiTheme="minorBidi" w:hAnsiTheme="minorBidi"/>
          <w:color w:val="00B050"/>
          <w:sz w:val="28"/>
          <w:cs/>
        </w:rPr>
        <w:t>รูปภาพที่อยู่ผิด</w:t>
      </w:r>
      <w:r>
        <w:rPr>
          <w:rFonts w:asciiTheme="minorBidi" w:hAnsiTheme="minorBidi" w:hint="cs"/>
          <w:color w:val="00B050"/>
          <w:sz w:val="28"/>
          <w:cs/>
        </w:rPr>
        <w:t>กลุ่ม</w:t>
      </w:r>
      <w:r>
        <w:rPr>
          <w:rFonts w:asciiTheme="minorBidi" w:hAnsiTheme="minorBidi"/>
          <w:color w:val="00B050"/>
          <w:sz w:val="28"/>
        </w:rPr>
        <w:t xml:space="preserve">, </w:t>
      </w:r>
      <w:r>
        <w:rPr>
          <w:rFonts w:asciiTheme="minorBidi" w:hAnsiTheme="minorBidi"/>
          <w:color w:val="00B050"/>
          <w:sz w:val="28"/>
          <w:cs/>
        </w:rPr>
        <w:t>รูปภาพที่มีมากกว่าหนึ่ง</w:t>
      </w:r>
      <w:r>
        <w:rPr>
          <w:rFonts w:asciiTheme="minorBidi" w:hAnsiTheme="minorBidi" w:hint="cs"/>
          <w:color w:val="00B050"/>
          <w:sz w:val="28"/>
          <w:cs/>
        </w:rPr>
        <w:t>กลุ่ม</w:t>
      </w:r>
      <w:r>
        <w:rPr>
          <w:rFonts w:asciiTheme="minorBidi" w:hAnsiTheme="minorBidi"/>
          <w:color w:val="00B050"/>
          <w:sz w:val="28"/>
          <w:cs/>
        </w:rPr>
        <w:t>ในรูปเดียว</w:t>
      </w:r>
      <w:r>
        <w:rPr>
          <w:rFonts w:asciiTheme="minorBidi" w:hAnsiTheme="minorBidi"/>
          <w:color w:val="00B050"/>
          <w:sz w:val="28"/>
        </w:rPr>
        <w:t xml:space="preserve">, </w:t>
      </w:r>
      <w:r>
        <w:rPr>
          <w:rFonts w:asciiTheme="minorBidi" w:hAnsiTheme="minorBidi"/>
          <w:color w:val="00B050"/>
          <w:sz w:val="28"/>
          <w:cs/>
        </w:rPr>
        <w:t>รูปภาพที่ซ้ำกั</w:t>
      </w:r>
      <w:r>
        <w:rPr>
          <w:rFonts w:asciiTheme="minorBidi" w:hAnsiTheme="minorBidi" w:hint="cs"/>
          <w:color w:val="00B050"/>
          <w:sz w:val="28"/>
          <w:cs/>
        </w:rPr>
        <w:t xml:space="preserve">น และรูปภาพที่มีลักษณะใกล้เคียงกันมากซึ่งอาจเกิดจากการย่อขนาดรูปหรือการตัดภาพออกเล็กน้อย รวมกันอยู่ </w:t>
      </w:r>
      <w:r>
        <w:rPr>
          <w:rFonts w:asciiTheme="minorBidi" w:hAnsiTheme="minorBidi"/>
          <w:color w:val="00B050"/>
          <w:sz w:val="28"/>
          <w:cs/>
        </w:rPr>
        <w:t xml:space="preserve">จึงมีการทำ </w:t>
      </w:r>
      <w:r>
        <w:rPr>
          <w:rFonts w:asciiTheme="minorBidi" w:hAnsiTheme="minorBidi"/>
          <w:color w:val="00B050"/>
          <w:sz w:val="28"/>
        </w:rPr>
        <w:t>data cleaning</w:t>
      </w:r>
      <w:r>
        <w:rPr>
          <w:rFonts w:asciiTheme="minorBidi" w:hAnsiTheme="minorBidi"/>
          <w:color w:val="00B050"/>
          <w:sz w:val="28"/>
          <w:cs/>
        </w:rPr>
        <w:t xml:space="preserve"> ด้วยวิธีการดังนี้</w:t>
      </w:r>
    </w:p>
    <w:p w14:paraId="680714F1" w14:textId="77777777" w:rsidR="00335AAF" w:rsidRPr="00DD7F2D" w:rsidRDefault="00335AAF" w:rsidP="00335AAF">
      <w:pPr>
        <w:pStyle w:val="ListParagraph"/>
        <w:numPr>
          <w:ilvl w:val="1"/>
          <w:numId w:val="1"/>
        </w:numPr>
        <w:rPr>
          <w:rFonts w:asciiTheme="minorBidi" w:hAnsiTheme="minorBidi"/>
          <w:color w:val="00B050"/>
          <w:sz w:val="28"/>
        </w:rPr>
      </w:pPr>
      <w:r>
        <w:rPr>
          <w:rFonts w:asciiTheme="minorBidi" w:hAnsiTheme="minorBidi"/>
          <w:color w:val="00B050"/>
          <w:sz w:val="28"/>
          <w:cs/>
        </w:rPr>
        <w:t>ข้อมูลที่มีมากกว่าหนึ่ง</w:t>
      </w:r>
      <w:r>
        <w:rPr>
          <w:rFonts w:asciiTheme="minorBidi" w:hAnsiTheme="minorBidi" w:hint="cs"/>
          <w:color w:val="00B050"/>
          <w:sz w:val="28"/>
          <w:cs/>
        </w:rPr>
        <w:t>กลุ่ม</w:t>
      </w:r>
      <w:r>
        <w:rPr>
          <w:rFonts w:asciiTheme="minorBidi" w:hAnsiTheme="minorBidi"/>
          <w:color w:val="00B050"/>
          <w:sz w:val="28"/>
          <w:cs/>
        </w:rPr>
        <w:t>ในรูปเดียวเราจะ</w:t>
      </w:r>
      <w:r>
        <w:rPr>
          <w:rFonts w:asciiTheme="minorBidi" w:hAnsiTheme="minorBidi" w:hint="cs"/>
          <w:color w:val="00B050"/>
          <w:sz w:val="28"/>
          <w:cs/>
        </w:rPr>
        <w:t xml:space="preserve">ทำการครอบตัดภาพ </w:t>
      </w:r>
      <w:r>
        <w:rPr>
          <w:rFonts w:asciiTheme="minorBidi" w:hAnsiTheme="minorBidi"/>
          <w:color w:val="00B050"/>
          <w:sz w:val="28"/>
        </w:rPr>
        <w:t xml:space="preserve">(Image cropping) </w:t>
      </w:r>
      <w:r>
        <w:rPr>
          <w:rFonts w:asciiTheme="minorBidi" w:hAnsiTheme="minorBidi"/>
          <w:color w:val="00B050"/>
          <w:sz w:val="28"/>
          <w:cs/>
        </w:rPr>
        <w:t>เพื่อให้แต่ละรูป</w:t>
      </w:r>
      <w:r>
        <w:rPr>
          <w:rFonts w:asciiTheme="minorBidi" w:hAnsiTheme="minorBidi" w:hint="cs"/>
          <w:color w:val="00B050"/>
          <w:sz w:val="28"/>
          <w:cs/>
        </w:rPr>
        <w:t>เหลือเพียงกลุ่มเดียว</w:t>
      </w:r>
    </w:p>
    <w:p w14:paraId="72BB4D4B" w14:textId="77777777" w:rsidR="00335AAF" w:rsidRDefault="00335AAF" w:rsidP="00335AAF">
      <w:pPr>
        <w:pStyle w:val="ListParagraph"/>
        <w:numPr>
          <w:ilvl w:val="1"/>
          <w:numId w:val="1"/>
        </w:numPr>
        <w:rPr>
          <w:rFonts w:asciiTheme="minorBidi" w:hAnsiTheme="minorBidi"/>
          <w:color w:val="00B050"/>
          <w:sz w:val="28"/>
        </w:rPr>
      </w:pPr>
      <w:r>
        <w:rPr>
          <w:rFonts w:asciiTheme="minorBidi" w:hAnsiTheme="minorBidi"/>
          <w:color w:val="00B050"/>
          <w:sz w:val="28"/>
          <w:cs/>
        </w:rPr>
        <w:t>รูปที่ไม่เกี่ยวข้อง</w:t>
      </w:r>
      <w:r>
        <w:rPr>
          <w:rFonts w:asciiTheme="minorBidi" w:hAnsiTheme="minorBidi" w:hint="cs"/>
          <w:color w:val="00B050"/>
          <w:sz w:val="28"/>
          <w:cs/>
        </w:rPr>
        <w:t>กับจุดประสงค์ของงาน</w:t>
      </w:r>
      <w:r>
        <w:rPr>
          <w:rFonts w:asciiTheme="minorBidi" w:hAnsiTheme="minorBidi"/>
          <w:color w:val="00B050"/>
          <w:sz w:val="28"/>
          <w:cs/>
        </w:rPr>
        <w:t>จะ</w:t>
      </w:r>
      <w:r>
        <w:rPr>
          <w:rFonts w:asciiTheme="minorBidi" w:hAnsiTheme="minorBidi" w:hint="cs"/>
          <w:color w:val="00B050"/>
          <w:sz w:val="28"/>
          <w:cs/>
        </w:rPr>
        <w:t>ใช้การตรวจสอบโดยมนุษย์</w:t>
      </w:r>
      <w:r>
        <w:rPr>
          <w:rFonts w:asciiTheme="minorBidi" w:hAnsiTheme="minorBidi"/>
          <w:color w:val="00B050"/>
          <w:sz w:val="28"/>
        </w:rPr>
        <w:t xml:space="preserve"> (human review) </w:t>
      </w:r>
      <w:r>
        <w:rPr>
          <w:rFonts w:asciiTheme="minorBidi" w:hAnsiTheme="minorBidi" w:hint="cs"/>
          <w:color w:val="00B050"/>
          <w:sz w:val="28"/>
          <w:cs/>
        </w:rPr>
        <w:t>เพื่อคัดแยกรูปภาพออก</w:t>
      </w:r>
    </w:p>
    <w:p w14:paraId="16913E18" w14:textId="77777777" w:rsidR="00353474" w:rsidRPr="00353474" w:rsidRDefault="00353474" w:rsidP="00353474">
      <w:pPr>
        <w:rPr>
          <w:rFonts w:asciiTheme="minorBidi" w:hAnsiTheme="minorBidi"/>
          <w:color w:val="00B050"/>
          <w:sz w:val="28"/>
        </w:rPr>
      </w:pPr>
    </w:p>
    <w:p w14:paraId="5D07DE55" w14:textId="77777777" w:rsidR="001A285A" w:rsidRDefault="00335AAF" w:rsidP="002F10D7">
      <w:pPr>
        <w:pStyle w:val="ListParagraph"/>
        <w:numPr>
          <w:ilvl w:val="1"/>
          <w:numId w:val="1"/>
        </w:numPr>
        <w:rPr>
          <w:rFonts w:asciiTheme="minorBidi" w:hAnsiTheme="minorBidi"/>
          <w:color w:val="00B050"/>
          <w:sz w:val="28"/>
        </w:rPr>
      </w:pPr>
      <w:r>
        <w:rPr>
          <w:rFonts w:asciiTheme="minorBidi" w:hAnsiTheme="minorBidi"/>
          <w:color w:val="00B050"/>
          <w:sz w:val="28"/>
          <w:cs/>
        </w:rPr>
        <w:lastRenderedPageBreak/>
        <w:t>สำหรับรูปที่</w:t>
      </w:r>
      <w:r>
        <w:rPr>
          <w:rFonts w:asciiTheme="minorBidi" w:hAnsiTheme="minorBidi" w:hint="cs"/>
          <w:color w:val="00B050"/>
          <w:sz w:val="28"/>
          <w:cs/>
        </w:rPr>
        <w:t>เป็นรูปซ้ำซ้อนจะคัดแยกด้วยวิธี</w:t>
      </w:r>
      <w:r>
        <w:rPr>
          <w:rFonts w:asciiTheme="minorBidi" w:hAnsiTheme="minorBidi"/>
          <w:color w:val="00B050"/>
          <w:sz w:val="28"/>
          <w:cs/>
        </w:rPr>
        <w:t xml:space="preserve"> </w:t>
      </w:r>
      <w:r>
        <w:rPr>
          <w:rFonts w:asciiTheme="minorBidi" w:hAnsiTheme="minorBidi"/>
          <w:color w:val="00B050"/>
          <w:sz w:val="28"/>
        </w:rPr>
        <w:t xml:space="preserve">MD5 hash </w:t>
      </w:r>
      <w:r>
        <w:rPr>
          <w:rFonts w:asciiTheme="minorBidi" w:hAnsiTheme="minorBidi" w:hint="cs"/>
          <w:color w:val="00B050"/>
          <w:sz w:val="28"/>
          <w:cs/>
        </w:rPr>
        <w:t xml:space="preserve">และสำหรับรูปที่มีลักษณะใกล้เคียงกันจะคัดแยกด้วยวิธี </w:t>
      </w:r>
      <w:r>
        <w:rPr>
          <w:rFonts w:asciiTheme="minorBidi" w:hAnsiTheme="minorBidi"/>
          <w:color w:val="00B050"/>
          <w:sz w:val="28"/>
        </w:rPr>
        <w:t xml:space="preserve">Perceptual Hash </w:t>
      </w:r>
      <w:r>
        <w:rPr>
          <w:rFonts w:asciiTheme="minorBidi" w:hAnsiTheme="minorBidi" w:hint="cs"/>
          <w:color w:val="00B050"/>
          <w:sz w:val="28"/>
          <w:cs/>
        </w:rPr>
        <w:t xml:space="preserve">โดยใช้ </w:t>
      </w:r>
      <w:r>
        <w:rPr>
          <w:rFonts w:asciiTheme="minorBidi" w:hAnsiTheme="minorBidi"/>
          <w:color w:val="00B050"/>
          <w:sz w:val="28"/>
        </w:rPr>
        <w:t>Hamming Distance</w:t>
      </w:r>
      <w:r>
        <w:rPr>
          <w:rFonts w:asciiTheme="minorBidi" w:hAnsiTheme="minorBidi"/>
          <w:color w:val="00B050"/>
          <w:sz w:val="28"/>
          <w:cs/>
        </w:rPr>
        <w:t xml:space="preserve"> เป็น</w:t>
      </w:r>
      <w:r>
        <w:rPr>
          <w:rFonts w:asciiTheme="minorBidi" w:hAnsiTheme="minorBidi" w:hint="cs"/>
          <w:color w:val="00B050"/>
          <w:sz w:val="28"/>
          <w:cs/>
        </w:rPr>
        <w:t xml:space="preserve">ตัวชี้วัดความใกล้เคียงกันของรูป โดยเลือก </w:t>
      </w:r>
      <w:r>
        <w:rPr>
          <w:rFonts w:asciiTheme="minorBidi" w:hAnsiTheme="minorBidi"/>
          <w:color w:val="00B050"/>
          <w:sz w:val="28"/>
        </w:rPr>
        <w:t xml:space="preserve">threshold </w:t>
      </w:r>
      <w:r>
        <w:rPr>
          <w:rFonts w:asciiTheme="minorBidi" w:hAnsiTheme="minorBidi"/>
          <w:color w:val="00B050"/>
          <w:sz w:val="28"/>
          <w:cs/>
        </w:rPr>
        <w:t>ที่</w:t>
      </w:r>
      <w:r>
        <w:rPr>
          <w:rFonts w:asciiTheme="minorBidi" w:hAnsiTheme="minorBidi"/>
          <w:color w:val="00B050"/>
          <w:sz w:val="28"/>
        </w:rPr>
        <w:t xml:space="preserve"> Hamming Distance = 5</w:t>
      </w:r>
      <w:r>
        <w:rPr>
          <w:rFonts w:asciiTheme="minorBidi" w:hAnsiTheme="minorBidi" w:hint="cs"/>
          <w:color w:val="00B050"/>
          <w:sz w:val="28"/>
          <w:cs/>
        </w:rPr>
        <w:t xml:space="preserve"> เพื่อค้นหาและคัดแยกรูปภาพ</w:t>
      </w:r>
      <w:r>
        <w:rPr>
          <w:rFonts w:asciiTheme="minorBidi" w:hAnsiTheme="minorBidi"/>
          <w:color w:val="00B050"/>
          <w:sz w:val="28"/>
          <w:cs/>
        </w:rPr>
        <w:t xml:space="preserve"> </w:t>
      </w:r>
      <w:r>
        <w:rPr>
          <w:rFonts w:asciiTheme="minorBidi" w:hAnsiTheme="minorBidi" w:hint="cs"/>
          <w:color w:val="00B050"/>
          <w:sz w:val="28"/>
          <w:cs/>
        </w:rPr>
        <w:t>โดยทั้งหมดทำ</w:t>
      </w:r>
      <w:r>
        <w:rPr>
          <w:rFonts w:asciiTheme="minorBidi" w:hAnsiTheme="minorBidi"/>
          <w:color w:val="00B050"/>
          <w:sz w:val="28"/>
          <w:cs/>
        </w:rPr>
        <w:t xml:space="preserve">ผ่านแพ็กเกจ </w:t>
      </w:r>
      <w:proofErr w:type="spellStart"/>
      <w:r>
        <w:rPr>
          <w:rFonts w:asciiTheme="minorBidi" w:hAnsiTheme="minorBidi"/>
          <w:color w:val="00B050"/>
          <w:sz w:val="28"/>
        </w:rPr>
        <w:t>hashlib</w:t>
      </w:r>
      <w:proofErr w:type="spellEnd"/>
      <w:r>
        <w:rPr>
          <w:rFonts w:asciiTheme="minorBidi" w:hAnsiTheme="minorBidi"/>
          <w:color w:val="00B050"/>
          <w:sz w:val="28"/>
          <w:cs/>
        </w:rPr>
        <w:t xml:space="preserve"> </w:t>
      </w:r>
      <w:r>
        <w:rPr>
          <w:rFonts w:asciiTheme="minorBidi" w:hAnsiTheme="minorBidi" w:hint="cs"/>
          <w:color w:val="00B050"/>
          <w:sz w:val="28"/>
          <w:cs/>
        </w:rPr>
        <w:t xml:space="preserve">ในภาษา </w:t>
      </w:r>
      <w:r>
        <w:rPr>
          <w:rFonts w:asciiTheme="minorBidi" w:hAnsiTheme="minorBidi"/>
          <w:color w:val="00B050"/>
          <w:sz w:val="28"/>
        </w:rPr>
        <w:t xml:space="preserve">Python </w:t>
      </w:r>
    </w:p>
    <w:p w14:paraId="11E944E3" w14:textId="77777777" w:rsidR="00ED370A" w:rsidRPr="004F51F1" w:rsidRDefault="00F02F4B" w:rsidP="00147F8D">
      <w:pPr>
        <w:pStyle w:val="ListParagraph"/>
        <w:numPr>
          <w:ilvl w:val="0"/>
          <w:numId w:val="1"/>
        </w:numPr>
        <w:spacing w:after="80"/>
        <w:rPr>
          <w:rFonts w:asciiTheme="minorBidi" w:hAnsiTheme="minorBidi"/>
          <w:color w:val="00B050"/>
          <w:sz w:val="28"/>
        </w:rPr>
      </w:pPr>
      <w:r>
        <w:rPr>
          <w:rFonts w:asciiTheme="minorBidi" w:hAnsiTheme="minorBidi"/>
          <w:color w:val="00B050"/>
          <w:sz w:val="28"/>
        </w:rPr>
        <w:t>Exploratory Data Analysis (EDA)</w:t>
      </w:r>
    </w:p>
    <w:p w14:paraId="3D04826B" w14:textId="3E57212D" w:rsidR="0096079A" w:rsidRPr="004F51F1" w:rsidRDefault="006D4D3E" w:rsidP="003860D2">
      <w:pPr>
        <w:pStyle w:val="ListParagraph"/>
        <w:numPr>
          <w:ilvl w:val="1"/>
          <w:numId w:val="1"/>
        </w:numPr>
        <w:spacing w:after="80"/>
        <w:rPr>
          <w:rFonts w:asciiTheme="minorBidi" w:hAnsiTheme="minorBidi"/>
          <w:color w:val="00B050"/>
          <w:sz w:val="28"/>
        </w:rPr>
      </w:pPr>
      <w:r>
        <w:rPr>
          <w:rFonts w:asciiTheme="minorBidi" w:hAnsiTheme="minorBidi"/>
          <w:color w:val="00B050"/>
          <w:sz w:val="28"/>
        </w:rPr>
        <w:t xml:space="preserve"> </w:t>
      </w:r>
      <w:r>
        <w:rPr>
          <w:rFonts w:asciiTheme="minorBidi" w:hAnsiTheme="minorBidi" w:hint="cs"/>
          <w:color w:val="00B050"/>
          <w:sz w:val="28"/>
          <w:cs/>
        </w:rPr>
        <w:t xml:space="preserve">จำนวนภาพหลังทำ </w:t>
      </w:r>
      <w:r>
        <w:rPr>
          <w:rFonts w:asciiTheme="minorBidi" w:hAnsiTheme="minorBidi"/>
          <w:color w:val="00B050"/>
          <w:sz w:val="28"/>
        </w:rPr>
        <w:t xml:space="preserve">data cleaning </w:t>
      </w:r>
      <w:r>
        <w:rPr>
          <w:rFonts w:asciiTheme="minorBidi" w:hAnsiTheme="minorBidi" w:hint="cs"/>
          <w:color w:val="00B050"/>
          <w:sz w:val="28"/>
          <w:cs/>
        </w:rPr>
        <w:t xml:space="preserve">มีทั้งหมด </w:t>
      </w:r>
      <w:r>
        <w:rPr>
          <w:rFonts w:asciiTheme="minorBidi" w:hAnsiTheme="minorBidi"/>
          <w:color w:val="00B050"/>
          <w:sz w:val="28"/>
        </w:rPr>
        <w:t>1813</w:t>
      </w:r>
      <w:r>
        <w:rPr>
          <w:rFonts w:asciiTheme="minorBidi" w:hAnsiTheme="minorBidi" w:hint="cs"/>
          <w:color w:val="00B050"/>
          <w:sz w:val="28"/>
          <w:cs/>
        </w:rPr>
        <w:t xml:space="preserve"> รูป โดยแต่ละคลาสมีจำนวนรูปดังนี้</w:t>
      </w:r>
      <w:r>
        <w:rPr>
          <w:rFonts w:asciiTheme="minorBidi" w:hAnsiTheme="minorBidi"/>
          <w:color w:val="00B050"/>
          <w:sz w:val="28"/>
        </w:rPr>
        <w:t xml:space="preserve"> </w:t>
      </w:r>
      <w:proofErr w:type="spellStart"/>
      <w:r>
        <w:rPr>
          <w:rFonts w:asciiTheme="minorBidi" w:hAnsiTheme="minorBidi"/>
          <w:color w:val="00B050"/>
          <w:sz w:val="28"/>
        </w:rPr>
        <w:t>Gomu</w:t>
      </w:r>
      <w:proofErr w:type="spellEnd"/>
      <w:r>
        <w:rPr>
          <w:rFonts w:asciiTheme="minorBidi" w:hAnsiTheme="minorBidi"/>
          <w:color w:val="00B050"/>
          <w:sz w:val="28"/>
        </w:rPr>
        <w:t xml:space="preserve"> </w:t>
      </w:r>
      <w:proofErr w:type="spellStart"/>
      <w:r>
        <w:rPr>
          <w:rFonts w:asciiTheme="minorBidi" w:hAnsiTheme="minorBidi"/>
          <w:color w:val="00B050"/>
          <w:sz w:val="28"/>
        </w:rPr>
        <w:t>Gomu</w:t>
      </w:r>
      <w:proofErr w:type="spellEnd"/>
      <w:r>
        <w:rPr>
          <w:rFonts w:asciiTheme="minorBidi" w:hAnsiTheme="minorBidi"/>
          <w:color w:val="00B050"/>
          <w:sz w:val="28"/>
        </w:rPr>
        <w:t xml:space="preserve"> = </w:t>
      </w:r>
      <w:r>
        <w:rPr>
          <w:rFonts w:asciiTheme="minorBidi" w:hAnsiTheme="minorBidi"/>
          <w:color w:val="00B050"/>
          <w:sz w:val="28"/>
          <w:cs/>
        </w:rPr>
        <w:t>597</w:t>
      </w:r>
      <w:r>
        <w:rPr>
          <w:rFonts w:asciiTheme="minorBidi" w:hAnsiTheme="minorBidi"/>
          <w:color w:val="00B050"/>
          <w:sz w:val="28"/>
        </w:rPr>
        <w:t xml:space="preserve"> </w:t>
      </w:r>
      <w:r>
        <w:rPr>
          <w:rFonts w:asciiTheme="minorBidi" w:hAnsiTheme="minorBidi"/>
          <w:color w:val="00B050"/>
          <w:sz w:val="28"/>
          <w:cs/>
        </w:rPr>
        <w:t>รูป</w:t>
      </w:r>
      <w:r>
        <w:rPr>
          <w:rFonts w:asciiTheme="minorBidi" w:hAnsiTheme="minorBidi"/>
          <w:color w:val="00B050"/>
          <w:sz w:val="28"/>
        </w:rPr>
        <w:t xml:space="preserve">, </w:t>
      </w:r>
      <w:proofErr w:type="spellStart"/>
      <w:r>
        <w:rPr>
          <w:rFonts w:asciiTheme="minorBidi" w:hAnsiTheme="minorBidi"/>
          <w:color w:val="00B050"/>
          <w:sz w:val="28"/>
        </w:rPr>
        <w:t>Mera</w:t>
      </w:r>
      <w:proofErr w:type="spellEnd"/>
      <w:r>
        <w:rPr>
          <w:rFonts w:asciiTheme="minorBidi" w:hAnsiTheme="minorBidi"/>
          <w:color w:val="00B050"/>
          <w:sz w:val="28"/>
        </w:rPr>
        <w:t xml:space="preserve"> </w:t>
      </w:r>
      <w:proofErr w:type="spellStart"/>
      <w:r>
        <w:rPr>
          <w:rFonts w:asciiTheme="minorBidi" w:hAnsiTheme="minorBidi"/>
          <w:color w:val="00B050"/>
          <w:sz w:val="28"/>
        </w:rPr>
        <w:t>Mera</w:t>
      </w:r>
      <w:proofErr w:type="spellEnd"/>
      <w:r>
        <w:rPr>
          <w:rFonts w:asciiTheme="minorBidi" w:hAnsiTheme="minorBidi"/>
          <w:color w:val="00B050"/>
          <w:sz w:val="28"/>
        </w:rPr>
        <w:t xml:space="preserve"> = </w:t>
      </w:r>
      <w:r>
        <w:rPr>
          <w:rFonts w:asciiTheme="minorBidi" w:hAnsiTheme="minorBidi"/>
          <w:color w:val="00B050"/>
          <w:sz w:val="28"/>
          <w:cs/>
        </w:rPr>
        <w:t>483</w:t>
      </w:r>
      <w:r>
        <w:rPr>
          <w:rFonts w:asciiTheme="minorBidi" w:hAnsiTheme="minorBidi"/>
          <w:color w:val="00B050"/>
          <w:sz w:val="28"/>
        </w:rPr>
        <w:t xml:space="preserve"> </w:t>
      </w:r>
      <w:r>
        <w:rPr>
          <w:rFonts w:asciiTheme="minorBidi" w:hAnsiTheme="minorBidi"/>
          <w:color w:val="00B050"/>
          <w:sz w:val="28"/>
          <w:cs/>
        </w:rPr>
        <w:t>รูป</w:t>
      </w:r>
      <w:r>
        <w:rPr>
          <w:rFonts w:asciiTheme="minorBidi" w:hAnsiTheme="minorBidi"/>
          <w:color w:val="00B050"/>
          <w:sz w:val="28"/>
        </w:rPr>
        <w:t xml:space="preserve">, </w:t>
      </w:r>
      <w:proofErr w:type="spellStart"/>
      <w:r>
        <w:rPr>
          <w:rFonts w:asciiTheme="minorBidi" w:hAnsiTheme="minorBidi"/>
          <w:color w:val="00B050"/>
          <w:sz w:val="28"/>
        </w:rPr>
        <w:t>Ope</w:t>
      </w:r>
      <w:proofErr w:type="spellEnd"/>
      <w:r>
        <w:rPr>
          <w:rFonts w:asciiTheme="minorBidi" w:hAnsiTheme="minorBidi"/>
          <w:color w:val="00B050"/>
          <w:sz w:val="28"/>
        </w:rPr>
        <w:t xml:space="preserve"> </w:t>
      </w:r>
      <w:proofErr w:type="spellStart"/>
      <w:r>
        <w:rPr>
          <w:rFonts w:asciiTheme="minorBidi" w:hAnsiTheme="minorBidi"/>
          <w:color w:val="00B050"/>
          <w:sz w:val="28"/>
        </w:rPr>
        <w:t>Ope</w:t>
      </w:r>
      <w:proofErr w:type="spellEnd"/>
      <w:r>
        <w:rPr>
          <w:rFonts w:asciiTheme="minorBidi" w:hAnsiTheme="minorBidi"/>
          <w:color w:val="00B050"/>
          <w:sz w:val="28"/>
          <w:cs/>
        </w:rPr>
        <w:t xml:space="preserve"> </w:t>
      </w:r>
      <w:r>
        <w:rPr>
          <w:rFonts w:asciiTheme="minorBidi" w:hAnsiTheme="minorBidi"/>
          <w:color w:val="00B050"/>
          <w:sz w:val="28"/>
        </w:rPr>
        <w:t xml:space="preserve">= </w:t>
      </w:r>
      <w:r>
        <w:rPr>
          <w:rFonts w:asciiTheme="minorBidi" w:hAnsiTheme="minorBidi"/>
          <w:color w:val="00B050"/>
          <w:sz w:val="28"/>
          <w:cs/>
        </w:rPr>
        <w:t>413 รูป</w:t>
      </w:r>
      <w:r>
        <w:rPr>
          <w:rFonts w:asciiTheme="minorBidi" w:hAnsiTheme="minorBidi"/>
          <w:color w:val="00B050"/>
          <w:sz w:val="28"/>
        </w:rPr>
        <w:t xml:space="preserve">, Yami </w:t>
      </w:r>
      <w:proofErr w:type="spellStart"/>
      <w:r>
        <w:rPr>
          <w:rFonts w:asciiTheme="minorBidi" w:hAnsiTheme="minorBidi"/>
          <w:color w:val="00B050"/>
          <w:sz w:val="28"/>
        </w:rPr>
        <w:t>Yami</w:t>
      </w:r>
      <w:proofErr w:type="spellEnd"/>
      <w:r>
        <w:rPr>
          <w:rFonts w:asciiTheme="minorBidi" w:hAnsiTheme="minorBidi"/>
          <w:color w:val="00B050"/>
          <w:sz w:val="28"/>
          <w:cs/>
        </w:rPr>
        <w:t xml:space="preserve"> </w:t>
      </w:r>
      <w:r>
        <w:rPr>
          <w:rFonts w:asciiTheme="minorBidi" w:hAnsiTheme="minorBidi"/>
          <w:color w:val="00B050"/>
          <w:sz w:val="28"/>
        </w:rPr>
        <w:t xml:space="preserve">= </w:t>
      </w:r>
      <w:r>
        <w:rPr>
          <w:rFonts w:asciiTheme="minorBidi" w:hAnsiTheme="minorBidi"/>
          <w:color w:val="00B050"/>
          <w:sz w:val="28"/>
          <w:cs/>
        </w:rPr>
        <w:t>320 รูป</w:t>
      </w:r>
    </w:p>
    <w:p w14:paraId="710C276C" w14:textId="77777777" w:rsidR="00E10F68" w:rsidRPr="004F51F1" w:rsidRDefault="006D4D3E" w:rsidP="006D4D3E">
      <w:pPr>
        <w:pStyle w:val="ListParagraph"/>
        <w:numPr>
          <w:ilvl w:val="1"/>
          <w:numId w:val="1"/>
        </w:numPr>
        <w:spacing w:after="80"/>
        <w:rPr>
          <w:rFonts w:asciiTheme="minorBidi" w:hAnsiTheme="minorBidi"/>
          <w:color w:val="00B050"/>
          <w:sz w:val="28"/>
        </w:rPr>
      </w:pPr>
      <w:r>
        <w:rPr>
          <w:rFonts w:asciiTheme="minorBidi" w:hAnsiTheme="minorBidi"/>
          <w:color w:val="00B050"/>
          <w:sz w:val="28"/>
          <w:cs/>
        </w:rPr>
        <w:t>ขนาดและสัดส่วนของภาพ</w:t>
      </w:r>
      <w:r>
        <w:rPr>
          <w:rFonts w:asciiTheme="minorBidi" w:hAnsiTheme="minorBidi" w:hint="cs"/>
          <w:color w:val="00B050"/>
          <w:sz w:val="28"/>
          <w:cs/>
        </w:rPr>
        <w:t xml:space="preserve">มีความหลากหลายสูงมาก โดยมีความกว้างตั้งแต่ </w:t>
      </w:r>
      <w:r>
        <w:rPr>
          <w:rFonts w:asciiTheme="minorBidi" w:hAnsiTheme="minorBidi"/>
          <w:color w:val="00B050"/>
          <w:sz w:val="28"/>
        </w:rPr>
        <w:t xml:space="preserve">62 </w:t>
      </w:r>
      <w:r>
        <w:rPr>
          <w:rFonts w:asciiTheme="minorBidi" w:hAnsiTheme="minorBidi" w:hint="cs"/>
          <w:color w:val="00B050"/>
          <w:sz w:val="28"/>
          <w:cs/>
        </w:rPr>
        <w:t xml:space="preserve">ถึง </w:t>
      </w:r>
      <w:r>
        <w:rPr>
          <w:rFonts w:asciiTheme="minorBidi" w:hAnsiTheme="minorBidi"/>
          <w:color w:val="00B050"/>
          <w:sz w:val="28"/>
        </w:rPr>
        <w:t xml:space="preserve">4330 </w:t>
      </w:r>
      <w:r>
        <w:rPr>
          <w:rFonts w:asciiTheme="minorBidi" w:hAnsiTheme="minorBidi" w:hint="cs"/>
          <w:color w:val="00B050"/>
          <w:sz w:val="28"/>
          <w:cs/>
        </w:rPr>
        <w:t xml:space="preserve">พิกเซลและมีความยาวตั้งแต่ </w:t>
      </w:r>
      <w:r>
        <w:rPr>
          <w:rFonts w:asciiTheme="minorBidi" w:hAnsiTheme="minorBidi"/>
          <w:color w:val="00B050"/>
          <w:sz w:val="28"/>
        </w:rPr>
        <w:t xml:space="preserve">56 </w:t>
      </w:r>
      <w:r>
        <w:rPr>
          <w:rFonts w:asciiTheme="minorBidi" w:hAnsiTheme="minorBidi" w:hint="cs"/>
          <w:color w:val="00B050"/>
          <w:sz w:val="28"/>
          <w:cs/>
        </w:rPr>
        <w:t xml:space="preserve">ถึง </w:t>
      </w:r>
      <w:r>
        <w:rPr>
          <w:rFonts w:asciiTheme="minorBidi" w:hAnsiTheme="minorBidi"/>
          <w:color w:val="00B050"/>
          <w:sz w:val="28"/>
        </w:rPr>
        <w:t xml:space="preserve">5773 </w:t>
      </w:r>
      <w:r>
        <w:rPr>
          <w:rFonts w:asciiTheme="minorBidi" w:hAnsiTheme="minorBidi" w:hint="cs"/>
          <w:color w:val="00B050"/>
          <w:sz w:val="28"/>
          <w:cs/>
        </w:rPr>
        <w:t xml:space="preserve">พิกเซล โดยมีสัดส่วนกว้างต่อยาว </w:t>
      </w:r>
      <w:r>
        <w:rPr>
          <w:rFonts w:asciiTheme="minorBidi" w:hAnsiTheme="minorBidi"/>
          <w:color w:val="00B050"/>
          <w:sz w:val="28"/>
        </w:rPr>
        <w:t xml:space="preserve">(Aspect Ratio) </w:t>
      </w:r>
      <w:r>
        <w:rPr>
          <w:rFonts w:asciiTheme="minorBidi" w:hAnsiTheme="minorBidi" w:hint="cs"/>
          <w:color w:val="00B050"/>
          <w:sz w:val="28"/>
          <w:cs/>
        </w:rPr>
        <w:t xml:space="preserve">ตั้งแต่ </w:t>
      </w:r>
      <w:r>
        <w:rPr>
          <w:rFonts w:asciiTheme="minorBidi" w:hAnsiTheme="minorBidi"/>
          <w:color w:val="00B050"/>
          <w:sz w:val="28"/>
        </w:rPr>
        <w:t xml:space="preserve">0.014 </w:t>
      </w:r>
      <w:r>
        <w:rPr>
          <w:rFonts w:asciiTheme="minorBidi" w:hAnsiTheme="minorBidi" w:hint="cs"/>
          <w:color w:val="00B050"/>
          <w:sz w:val="28"/>
          <w:cs/>
        </w:rPr>
        <w:t xml:space="preserve">ถึง </w:t>
      </w:r>
      <w:r>
        <w:rPr>
          <w:rFonts w:asciiTheme="minorBidi" w:hAnsiTheme="minorBidi"/>
          <w:color w:val="00B050"/>
          <w:sz w:val="28"/>
        </w:rPr>
        <w:t>72.0</w:t>
      </w:r>
    </w:p>
    <w:p w14:paraId="7A51514B" w14:textId="77777777" w:rsidR="00010140" w:rsidRPr="00C0269A" w:rsidRDefault="00E6726D" w:rsidP="00010140">
      <w:pPr>
        <w:pStyle w:val="ListParagraph"/>
        <w:numPr>
          <w:ilvl w:val="1"/>
          <w:numId w:val="1"/>
        </w:numPr>
        <w:spacing w:after="80"/>
        <w:rPr>
          <w:rFonts w:asciiTheme="minorBidi" w:hAnsiTheme="minorBidi"/>
          <w:color w:val="00B050"/>
          <w:sz w:val="28"/>
        </w:rPr>
      </w:pPr>
      <w:r>
        <w:rPr>
          <w:rFonts w:asciiTheme="minorBidi" w:hAnsiTheme="minorBidi" w:hint="cs"/>
          <w:color w:val="00B050"/>
          <w:sz w:val="28"/>
          <w:cs/>
        </w:rPr>
        <w:t xml:space="preserve">จากรูปภาพทั้งหมด </w:t>
      </w:r>
      <w:r>
        <w:rPr>
          <w:rFonts w:asciiTheme="minorBidi" w:hAnsiTheme="minorBidi"/>
          <w:color w:val="00B050"/>
          <w:sz w:val="28"/>
        </w:rPr>
        <w:t xml:space="preserve">1813 </w:t>
      </w:r>
      <w:r>
        <w:rPr>
          <w:rFonts w:asciiTheme="minorBidi" w:hAnsiTheme="minorBidi" w:hint="cs"/>
          <w:color w:val="00B050"/>
          <w:sz w:val="28"/>
          <w:cs/>
        </w:rPr>
        <w:t xml:space="preserve">รูป แบ่งเป็นภาพขาวดำจำนวน </w:t>
      </w:r>
      <w:r>
        <w:rPr>
          <w:rFonts w:asciiTheme="minorBidi" w:hAnsiTheme="minorBidi"/>
          <w:color w:val="00B050"/>
          <w:sz w:val="28"/>
        </w:rPr>
        <w:t>24</w:t>
      </w:r>
      <w:r>
        <w:rPr>
          <w:rFonts w:asciiTheme="minorBidi" w:hAnsiTheme="minorBidi" w:hint="cs"/>
          <w:color w:val="00B050"/>
          <w:sz w:val="28"/>
          <w:cs/>
        </w:rPr>
        <w:t xml:space="preserve"> รูป และเป็นภาพสีจำนวน </w:t>
      </w:r>
      <w:r>
        <w:rPr>
          <w:rFonts w:asciiTheme="minorBidi" w:hAnsiTheme="minorBidi"/>
          <w:color w:val="00B050"/>
          <w:sz w:val="28"/>
        </w:rPr>
        <w:t xml:space="preserve">1789 </w:t>
      </w:r>
      <w:r>
        <w:rPr>
          <w:rFonts w:asciiTheme="minorBidi" w:hAnsiTheme="minorBidi" w:hint="cs"/>
          <w:color w:val="00B050"/>
          <w:sz w:val="28"/>
          <w:cs/>
        </w:rPr>
        <w:t xml:space="preserve">รูป </w:t>
      </w:r>
    </w:p>
    <w:p w14:paraId="1CA89C37" w14:textId="77777777" w:rsidR="00852438" w:rsidRPr="004F51F1" w:rsidRDefault="00861F3F" w:rsidP="00861F3F">
      <w:pPr>
        <w:pStyle w:val="ListParagraph"/>
        <w:numPr>
          <w:ilvl w:val="0"/>
          <w:numId w:val="1"/>
        </w:numPr>
        <w:spacing w:after="80"/>
        <w:rPr>
          <w:rFonts w:asciiTheme="minorBidi" w:hAnsiTheme="minorBidi"/>
          <w:color w:val="00B050"/>
          <w:sz w:val="28"/>
        </w:rPr>
      </w:pPr>
      <w:r>
        <w:rPr>
          <w:rFonts w:asciiTheme="minorBidi" w:hAnsiTheme="minorBidi"/>
          <w:color w:val="00B050"/>
          <w:sz w:val="28"/>
        </w:rPr>
        <w:t>Imbalance Dataset</w:t>
      </w:r>
    </w:p>
    <w:p w14:paraId="0B7DA819" w14:textId="77777777" w:rsidR="000566E1" w:rsidRPr="001B31DF" w:rsidRDefault="00010140" w:rsidP="001B31DF">
      <w:pPr>
        <w:pStyle w:val="ListParagraph"/>
        <w:numPr>
          <w:ilvl w:val="1"/>
          <w:numId w:val="1"/>
        </w:numPr>
        <w:spacing w:after="80"/>
        <w:rPr>
          <w:rFonts w:asciiTheme="minorBidi" w:hAnsiTheme="minorBidi"/>
          <w:color w:val="00B050"/>
          <w:sz w:val="28"/>
        </w:rPr>
      </w:pPr>
      <w:r>
        <w:rPr>
          <w:rFonts w:asciiTheme="minorBidi" w:hAnsiTheme="minorBidi" w:hint="cs"/>
          <w:color w:val="00B050"/>
          <w:sz w:val="28"/>
          <w:cs/>
        </w:rPr>
        <w:t xml:space="preserve">เมื่อสังเกตุจำนวนรูปในคลาส </w:t>
      </w:r>
      <w:proofErr w:type="spellStart"/>
      <w:r>
        <w:rPr>
          <w:rFonts w:asciiTheme="minorBidi" w:hAnsiTheme="minorBidi"/>
          <w:color w:val="00B050"/>
          <w:sz w:val="28"/>
        </w:rPr>
        <w:t>Gomu</w:t>
      </w:r>
      <w:proofErr w:type="spellEnd"/>
      <w:r>
        <w:rPr>
          <w:rFonts w:asciiTheme="minorBidi" w:hAnsiTheme="minorBidi"/>
          <w:color w:val="00B050"/>
          <w:sz w:val="28"/>
        </w:rPr>
        <w:t xml:space="preserve"> </w:t>
      </w:r>
      <w:proofErr w:type="spellStart"/>
      <w:r>
        <w:rPr>
          <w:rFonts w:asciiTheme="minorBidi" w:hAnsiTheme="minorBidi"/>
          <w:color w:val="00B050"/>
          <w:sz w:val="28"/>
        </w:rPr>
        <w:t>Gomu</w:t>
      </w:r>
      <w:proofErr w:type="spellEnd"/>
      <w:r>
        <w:rPr>
          <w:rFonts w:asciiTheme="minorBidi" w:hAnsiTheme="minorBidi"/>
          <w:color w:val="00B050"/>
          <w:sz w:val="28"/>
        </w:rPr>
        <w:t xml:space="preserve"> </w:t>
      </w:r>
      <w:r>
        <w:rPr>
          <w:rFonts w:asciiTheme="minorBidi" w:hAnsiTheme="minorBidi" w:hint="cs"/>
          <w:color w:val="00B050"/>
          <w:sz w:val="28"/>
          <w:cs/>
        </w:rPr>
        <w:t xml:space="preserve">ที่มีจำนวนรูป </w:t>
      </w:r>
      <w:r>
        <w:rPr>
          <w:rFonts w:asciiTheme="minorBidi" w:hAnsiTheme="minorBidi"/>
          <w:color w:val="00B050"/>
          <w:sz w:val="28"/>
        </w:rPr>
        <w:t>597</w:t>
      </w:r>
      <w:r>
        <w:rPr>
          <w:rFonts w:asciiTheme="minorBidi" w:hAnsiTheme="minorBidi" w:hint="cs"/>
          <w:color w:val="00B050"/>
          <w:sz w:val="28"/>
          <w:cs/>
        </w:rPr>
        <w:t xml:space="preserve"> รูปและจำนวนรูปในคลาส </w:t>
      </w:r>
      <w:r>
        <w:rPr>
          <w:rFonts w:asciiTheme="minorBidi" w:hAnsiTheme="minorBidi"/>
          <w:color w:val="00B050"/>
          <w:sz w:val="28"/>
        </w:rPr>
        <w:t xml:space="preserve">Yami </w:t>
      </w:r>
      <w:proofErr w:type="spellStart"/>
      <w:r>
        <w:rPr>
          <w:rFonts w:asciiTheme="minorBidi" w:hAnsiTheme="minorBidi"/>
          <w:color w:val="00B050"/>
          <w:sz w:val="28"/>
        </w:rPr>
        <w:t>Yami</w:t>
      </w:r>
      <w:proofErr w:type="spellEnd"/>
      <w:r>
        <w:rPr>
          <w:rFonts w:asciiTheme="minorBidi" w:hAnsiTheme="minorBidi" w:hint="cs"/>
          <w:color w:val="00B050"/>
          <w:sz w:val="28"/>
          <w:cs/>
        </w:rPr>
        <w:t xml:space="preserve"> ซึ่งมีจำนวนรูป </w:t>
      </w:r>
      <w:r>
        <w:rPr>
          <w:rFonts w:asciiTheme="minorBidi" w:hAnsiTheme="minorBidi"/>
          <w:color w:val="00B050"/>
          <w:sz w:val="28"/>
        </w:rPr>
        <w:t>320</w:t>
      </w:r>
      <w:r>
        <w:rPr>
          <w:rFonts w:asciiTheme="minorBidi" w:hAnsiTheme="minorBidi" w:hint="cs"/>
          <w:color w:val="00B050"/>
          <w:sz w:val="28"/>
          <w:cs/>
        </w:rPr>
        <w:t xml:space="preserve"> รูป จะพบว่าจำนวนรูปในคลาส </w:t>
      </w:r>
      <w:proofErr w:type="spellStart"/>
      <w:r>
        <w:rPr>
          <w:rFonts w:asciiTheme="minorBidi" w:hAnsiTheme="minorBidi"/>
          <w:color w:val="00B050"/>
          <w:sz w:val="28"/>
        </w:rPr>
        <w:t>Gomu</w:t>
      </w:r>
      <w:proofErr w:type="spellEnd"/>
      <w:r>
        <w:rPr>
          <w:rFonts w:asciiTheme="minorBidi" w:hAnsiTheme="minorBidi"/>
          <w:color w:val="00B050"/>
          <w:sz w:val="28"/>
        </w:rPr>
        <w:t xml:space="preserve"> </w:t>
      </w:r>
      <w:proofErr w:type="spellStart"/>
      <w:r>
        <w:rPr>
          <w:rFonts w:asciiTheme="minorBidi" w:hAnsiTheme="minorBidi"/>
          <w:color w:val="00B050"/>
          <w:sz w:val="28"/>
        </w:rPr>
        <w:t>Gomu</w:t>
      </w:r>
      <w:proofErr w:type="spellEnd"/>
      <w:r>
        <w:rPr>
          <w:rFonts w:asciiTheme="minorBidi" w:hAnsiTheme="minorBidi"/>
          <w:color w:val="00B050"/>
          <w:sz w:val="28"/>
        </w:rPr>
        <w:t xml:space="preserve"> </w:t>
      </w:r>
      <w:r>
        <w:rPr>
          <w:rFonts w:asciiTheme="minorBidi" w:hAnsiTheme="minorBidi" w:hint="cs"/>
          <w:color w:val="00B050"/>
          <w:sz w:val="28"/>
          <w:cs/>
        </w:rPr>
        <w:t xml:space="preserve">มีจำนวนมากกว่าคลาส </w:t>
      </w:r>
      <w:r>
        <w:rPr>
          <w:rFonts w:asciiTheme="minorBidi" w:hAnsiTheme="minorBidi"/>
          <w:color w:val="00B050"/>
          <w:sz w:val="28"/>
        </w:rPr>
        <w:t xml:space="preserve">Yami </w:t>
      </w:r>
      <w:proofErr w:type="spellStart"/>
      <w:r>
        <w:rPr>
          <w:rFonts w:asciiTheme="minorBidi" w:hAnsiTheme="minorBidi"/>
          <w:color w:val="00B050"/>
          <w:sz w:val="28"/>
        </w:rPr>
        <w:t>Yami</w:t>
      </w:r>
      <w:proofErr w:type="spellEnd"/>
      <w:r>
        <w:rPr>
          <w:rFonts w:asciiTheme="minorBidi" w:hAnsiTheme="minorBidi" w:hint="cs"/>
          <w:color w:val="00B050"/>
          <w:sz w:val="28"/>
          <w:cs/>
        </w:rPr>
        <w:t xml:space="preserve"> เป็นจำนวนเกือบ </w:t>
      </w:r>
      <w:r>
        <w:rPr>
          <w:rFonts w:asciiTheme="minorBidi" w:hAnsiTheme="minorBidi"/>
          <w:color w:val="00B050"/>
          <w:sz w:val="28"/>
        </w:rPr>
        <w:t>2</w:t>
      </w:r>
      <w:r>
        <w:rPr>
          <w:rFonts w:asciiTheme="minorBidi" w:hAnsiTheme="minorBidi" w:hint="cs"/>
          <w:color w:val="00B050"/>
          <w:sz w:val="28"/>
          <w:cs/>
        </w:rPr>
        <w:t xml:space="preserve"> เท่า จึงสามารถสรุปได้ว่า </w:t>
      </w:r>
      <w:r>
        <w:rPr>
          <w:rFonts w:asciiTheme="minorBidi" w:hAnsiTheme="minorBidi"/>
          <w:color w:val="00B050"/>
          <w:sz w:val="28"/>
        </w:rPr>
        <w:t xml:space="preserve">dataset </w:t>
      </w:r>
      <w:r>
        <w:rPr>
          <w:rFonts w:asciiTheme="minorBidi" w:hAnsiTheme="minorBidi" w:hint="cs"/>
          <w:color w:val="00B050"/>
          <w:sz w:val="28"/>
          <w:cs/>
        </w:rPr>
        <w:t xml:space="preserve">มีลักษณะเป็น </w:t>
      </w:r>
      <w:r>
        <w:rPr>
          <w:rFonts w:asciiTheme="minorBidi" w:hAnsiTheme="minorBidi"/>
          <w:color w:val="00B050"/>
          <w:sz w:val="28"/>
        </w:rPr>
        <w:t>imbalance dataset</w:t>
      </w:r>
    </w:p>
    <w:p w14:paraId="6EA690CF" w14:textId="77777777" w:rsidR="007A7D91" w:rsidRPr="007A7D91" w:rsidRDefault="006516EA" w:rsidP="007A7D91">
      <w:pPr>
        <w:pStyle w:val="ListParagraph"/>
        <w:numPr>
          <w:ilvl w:val="1"/>
          <w:numId w:val="1"/>
        </w:numPr>
        <w:spacing w:after="80" w:line="240" w:lineRule="auto"/>
        <w:rPr>
          <w:rFonts w:asciiTheme="minorBidi" w:hAnsiTheme="minorBidi"/>
          <w:color w:val="00B050"/>
          <w:sz w:val="28"/>
        </w:rPr>
      </w:pPr>
      <w:r>
        <w:rPr>
          <w:rFonts w:asciiTheme="minorBidi" w:hAnsiTheme="minorBidi"/>
          <w:color w:val="00B050"/>
          <w:sz w:val="28"/>
          <w:cs/>
        </w:rPr>
        <w:t>ใช้</w:t>
      </w:r>
      <w:r>
        <w:rPr>
          <w:rFonts w:asciiTheme="minorBidi" w:hAnsiTheme="minorBidi" w:hint="cs"/>
          <w:color w:val="00B050"/>
          <w:sz w:val="28"/>
          <w:cs/>
        </w:rPr>
        <w:t>วิธี</w:t>
      </w:r>
      <w:r>
        <w:rPr>
          <w:rFonts w:asciiTheme="minorBidi" w:hAnsiTheme="minorBidi"/>
          <w:color w:val="00B050"/>
          <w:sz w:val="28"/>
          <w:cs/>
        </w:rPr>
        <w:t xml:space="preserve"> </w:t>
      </w:r>
      <w:r>
        <w:rPr>
          <w:rFonts w:asciiTheme="minorBidi" w:hAnsiTheme="minorBidi"/>
          <w:color w:val="00B050"/>
          <w:sz w:val="28"/>
        </w:rPr>
        <w:t xml:space="preserve">inverse-frequency class weight </w:t>
      </w:r>
      <w:r>
        <w:rPr>
          <w:rFonts w:asciiTheme="minorBidi" w:hAnsiTheme="minorBidi"/>
          <w:color w:val="00B050"/>
          <w:sz w:val="28"/>
          <w:cs/>
        </w:rPr>
        <w:t>ใน</w:t>
      </w:r>
      <w:r>
        <w:rPr>
          <w:rFonts w:asciiTheme="minorBidi" w:hAnsiTheme="minorBidi"/>
          <w:color w:val="00B050"/>
          <w:sz w:val="28"/>
        </w:rPr>
        <w:t xml:space="preserve"> loss function</w:t>
      </w:r>
      <w:r>
        <w:rPr>
          <w:rFonts w:asciiTheme="minorBidi" w:hAnsiTheme="minorBidi"/>
          <w:color w:val="00B050"/>
          <w:sz w:val="28"/>
          <w:cs/>
        </w:rPr>
        <w:t xml:space="preserve"> ซึ่งคือการคำนวน </w:t>
      </w:r>
      <w:r>
        <w:rPr>
          <w:rFonts w:asciiTheme="minorBidi" w:hAnsiTheme="minorBidi"/>
          <w:color w:val="00B050"/>
          <w:sz w:val="28"/>
        </w:rPr>
        <w:t xml:space="preserve">weight </w:t>
      </w:r>
      <w:r>
        <w:rPr>
          <w:rFonts w:asciiTheme="minorBidi" w:hAnsiTheme="minorBidi"/>
          <w:color w:val="00B050"/>
          <w:sz w:val="28"/>
          <w:cs/>
        </w:rPr>
        <w:t>ให้แต่ละ</w:t>
      </w:r>
      <w:r>
        <w:rPr>
          <w:rFonts w:asciiTheme="minorBidi" w:hAnsiTheme="minorBidi"/>
          <w:color w:val="00B050"/>
          <w:sz w:val="28"/>
        </w:rPr>
        <w:t xml:space="preserve"> class</w:t>
      </w:r>
      <w:r>
        <w:rPr>
          <w:rFonts w:asciiTheme="minorBidi" w:hAnsiTheme="minorBidi"/>
          <w:color w:val="00B050"/>
          <w:sz w:val="28"/>
          <w:cs/>
        </w:rPr>
        <w:t xml:space="preserve"> </w:t>
      </w:r>
      <w:r>
        <w:rPr>
          <w:rFonts w:asciiTheme="minorBidi" w:hAnsiTheme="minorBidi" w:hint="cs"/>
          <w:color w:val="00B050"/>
          <w:sz w:val="28"/>
          <w:cs/>
        </w:rPr>
        <w:t>หลังจากนั้น</w:t>
      </w:r>
      <w:r>
        <w:rPr>
          <w:rFonts w:asciiTheme="minorBidi" w:hAnsiTheme="minorBidi"/>
          <w:color w:val="00B050"/>
          <w:sz w:val="28"/>
          <w:cs/>
        </w:rPr>
        <w:t xml:space="preserve">จะนำ </w:t>
      </w:r>
      <w:r>
        <w:rPr>
          <w:rFonts w:asciiTheme="minorBidi" w:hAnsiTheme="minorBidi"/>
          <w:color w:val="00B050"/>
          <w:sz w:val="28"/>
        </w:rPr>
        <w:t xml:space="preserve">weight </w:t>
      </w:r>
      <w:r>
        <w:rPr>
          <w:rFonts w:asciiTheme="minorBidi" w:hAnsiTheme="minorBidi"/>
          <w:color w:val="00B050"/>
          <w:sz w:val="28"/>
          <w:cs/>
        </w:rPr>
        <w:t xml:space="preserve">ที่ได้ไปคูณกับ </w:t>
      </w:r>
      <w:r>
        <w:rPr>
          <w:rStyle w:val="Strong"/>
          <w:rFonts w:asciiTheme="minorBidi" w:hAnsiTheme="minorBidi"/>
          <w:b w:val="0"/>
          <w:bCs w:val="0"/>
          <w:color w:val="00B050"/>
          <w:sz w:val="28"/>
        </w:rPr>
        <w:t xml:space="preserve">loss </w:t>
      </w:r>
      <w:r>
        <w:rPr>
          <w:rStyle w:val="Strong"/>
          <w:rFonts w:asciiTheme="minorBidi" w:hAnsiTheme="minorBidi"/>
          <w:b w:val="0"/>
          <w:bCs w:val="0"/>
          <w:color w:val="00B050"/>
          <w:sz w:val="28"/>
          <w:cs/>
        </w:rPr>
        <w:t xml:space="preserve">ของแต่ละ </w:t>
      </w:r>
      <w:r>
        <w:rPr>
          <w:rStyle w:val="Strong"/>
          <w:rFonts w:asciiTheme="minorBidi" w:hAnsiTheme="minorBidi"/>
          <w:b w:val="0"/>
          <w:bCs w:val="0"/>
          <w:color w:val="00B050"/>
          <w:sz w:val="28"/>
        </w:rPr>
        <w:t xml:space="preserve">sample </w:t>
      </w:r>
      <w:r>
        <w:rPr>
          <w:rStyle w:val="Strong"/>
          <w:rFonts w:asciiTheme="minorBidi" w:hAnsiTheme="minorBidi"/>
          <w:b w:val="0"/>
          <w:bCs w:val="0"/>
          <w:color w:val="00B050"/>
          <w:sz w:val="28"/>
          <w:cs/>
        </w:rPr>
        <w:t>ทำให้คลาสที่มีภาพน้อย ถูกขยายให้มีน้ำหนักมากขึ้นตามสัดส่วนที่มันขาดไป</w:t>
      </w:r>
      <w:r>
        <w:rPr>
          <w:rFonts w:asciiTheme="minorBidi" w:hAnsiTheme="minorBidi"/>
          <w:b/>
          <w:bCs/>
          <w:color w:val="00B050"/>
          <w:sz w:val="28"/>
        </w:rPr>
        <w:t xml:space="preserve"> </w:t>
      </w:r>
      <w:r>
        <w:rPr>
          <w:rFonts w:asciiTheme="minorBidi" w:hAnsiTheme="minorBidi"/>
          <w:b/>
          <w:bCs/>
          <w:color w:val="00B050"/>
          <w:sz w:val="28"/>
          <w:cs/>
        </w:rPr>
        <w:t xml:space="preserve"> </w:t>
      </w:r>
    </w:p>
    <w:p w14:paraId="070E4B37" w14:textId="77777777" w:rsidR="00265BBF" w:rsidRPr="00265BBF" w:rsidRDefault="00265BBF" w:rsidP="00265BBF">
      <w:pPr>
        <w:spacing w:after="80"/>
        <w:rPr>
          <w:rFonts w:asciiTheme="minorBidi" w:hAnsiTheme="minorBidi"/>
          <w:color w:val="00B050"/>
          <w:sz w:val="28"/>
        </w:rPr>
      </w:pPr>
      <w:r>
        <w:rPr>
          <w:noProof/>
        </w:rPr>
        <w:drawing>
          <wp:inline distT="0" distB="0" distL="0" distR="0" wp14:anchorId="0B93D93F" wp14:editId="4201F8FD">
            <wp:extent cx="5943600" cy="320484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04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6833C1" w14:textId="77777777" w:rsidR="00C626F9" w:rsidRPr="001935B8" w:rsidRDefault="007B7497" w:rsidP="001935B8">
      <w:pPr>
        <w:pStyle w:val="Heading2"/>
        <w:rPr>
          <w:color w:val="FF0000"/>
        </w:rPr>
      </w:pPr>
      <w:r>
        <w:rPr>
          <w:rFonts w:asciiTheme="minorBidi" w:hAnsiTheme="minorBidi" w:cstheme="minorBidi"/>
          <w:b/>
          <w:bCs/>
          <w:sz w:val="36"/>
          <w:szCs w:val="44"/>
        </w:rPr>
        <w:lastRenderedPageBreak/>
        <w:t>2. Data preparation</w:t>
      </w:r>
    </w:p>
    <w:p w14:paraId="1A96447D" w14:textId="77777777" w:rsidR="0032694E" w:rsidRPr="00945420" w:rsidRDefault="00F815A0" w:rsidP="00F815A0">
      <w:pPr>
        <w:pStyle w:val="ListParagraph"/>
        <w:numPr>
          <w:ilvl w:val="0"/>
          <w:numId w:val="3"/>
        </w:numPr>
        <w:rPr>
          <w:color w:val="00B050"/>
        </w:rPr>
      </w:pPr>
      <w:r>
        <w:rPr>
          <w:color w:val="00B050"/>
        </w:rPr>
        <w:t>Data Preprocessing</w:t>
      </w:r>
    </w:p>
    <w:p w14:paraId="11CE2CEE" w14:textId="77777777" w:rsidR="00C14F2B" w:rsidRPr="001D6F87" w:rsidRDefault="00C14F2B" w:rsidP="00C14F2B">
      <w:pPr>
        <w:pStyle w:val="ListParagraph"/>
        <w:numPr>
          <w:ilvl w:val="1"/>
          <w:numId w:val="3"/>
        </w:numPr>
        <w:rPr>
          <w:color w:val="00B050"/>
        </w:rPr>
      </w:pPr>
      <w:proofErr w:type="spellStart"/>
      <w:proofErr w:type="gramStart"/>
      <w:r>
        <w:rPr>
          <w:color w:val="00B050"/>
        </w:rPr>
        <w:t>transforms.Resize</w:t>
      </w:r>
      <w:proofErr w:type="spellEnd"/>
      <w:proofErr w:type="gramEnd"/>
      <w:r>
        <w:rPr>
          <w:color w:val="00B050"/>
        </w:rPr>
        <w:t xml:space="preserve">(): </w:t>
      </w:r>
      <w:r>
        <w:rPr>
          <w:rFonts w:hint="cs"/>
          <w:color w:val="00B050"/>
          <w:cs/>
        </w:rPr>
        <w:t xml:space="preserve">ปรับขนาดรูปภาพเริ่มต้นให้เท่ากัน โดยปรับขนาดให้เป็น </w:t>
      </w:r>
      <w:r>
        <w:rPr>
          <w:color w:val="00B050"/>
        </w:rPr>
        <w:t>224x224</w:t>
      </w:r>
      <w:r>
        <w:rPr>
          <w:rFonts w:hint="cs"/>
          <w:color w:val="00B050"/>
          <w:cs/>
        </w:rPr>
        <w:t xml:space="preserve"> </w:t>
      </w:r>
    </w:p>
    <w:p w14:paraId="2D9E5ECF" w14:textId="77777777" w:rsidR="00C14F2B" w:rsidRPr="001D6F87" w:rsidRDefault="00C14F2B" w:rsidP="00C14F2B">
      <w:pPr>
        <w:pStyle w:val="ListParagraph"/>
        <w:numPr>
          <w:ilvl w:val="1"/>
          <w:numId w:val="3"/>
        </w:numPr>
        <w:rPr>
          <w:color w:val="00B050"/>
        </w:rPr>
      </w:pPr>
      <w:proofErr w:type="spellStart"/>
      <w:proofErr w:type="gramStart"/>
      <w:r>
        <w:rPr>
          <w:color w:val="00B050"/>
        </w:rPr>
        <w:t>transforms.ToTensor</w:t>
      </w:r>
      <w:proofErr w:type="spellEnd"/>
      <w:proofErr w:type="gramEnd"/>
      <w:r>
        <w:rPr>
          <w:color w:val="00B050"/>
        </w:rPr>
        <w:t xml:space="preserve">(): </w:t>
      </w:r>
      <w:r>
        <w:rPr>
          <w:rFonts w:hint="cs"/>
          <w:color w:val="00B050"/>
          <w:cs/>
        </w:rPr>
        <w:t xml:space="preserve">แปลงรูปภาพให้อยู่ในรูปแบบของ </w:t>
      </w:r>
      <w:r>
        <w:rPr>
          <w:color w:val="00B050"/>
        </w:rPr>
        <w:t>Tensor</w:t>
      </w:r>
      <w:r>
        <w:rPr>
          <w:rFonts w:hint="cs"/>
          <w:color w:val="00B050"/>
          <w:cs/>
        </w:rPr>
        <w:t xml:space="preserve"> และปรับค่า</w:t>
      </w:r>
      <w:r>
        <w:rPr>
          <w:color w:val="00B050"/>
        </w:rPr>
        <w:t xml:space="preserve"> Pixel Value</w:t>
      </w:r>
      <w:r>
        <w:rPr>
          <w:rFonts w:hint="cs"/>
          <w:color w:val="00B050"/>
          <w:cs/>
        </w:rPr>
        <w:t xml:space="preserve"> จากเดิมซึ่งอยู่ในช่วง </w:t>
      </w:r>
      <w:r>
        <w:rPr>
          <w:color w:val="00B050"/>
        </w:rPr>
        <w:t>0-255</w:t>
      </w:r>
      <w:r>
        <w:rPr>
          <w:rFonts w:hint="cs"/>
          <w:color w:val="00B050"/>
          <w:cs/>
        </w:rPr>
        <w:t xml:space="preserve"> ให้เป็นช่วง</w:t>
      </w:r>
      <w:r>
        <w:rPr>
          <w:color w:val="00B050"/>
        </w:rPr>
        <w:t xml:space="preserve"> 0.0-1.0</w:t>
      </w:r>
    </w:p>
    <w:p w14:paraId="2FA7F574" w14:textId="77777777" w:rsidR="00F815A0" w:rsidRPr="00945420" w:rsidRDefault="00C14F2B" w:rsidP="00C14F2B">
      <w:pPr>
        <w:pStyle w:val="ListParagraph"/>
        <w:numPr>
          <w:ilvl w:val="1"/>
          <w:numId w:val="3"/>
        </w:numPr>
        <w:rPr>
          <w:color w:val="00B050"/>
        </w:rPr>
      </w:pPr>
      <w:proofErr w:type="spellStart"/>
      <w:proofErr w:type="gramStart"/>
      <w:r>
        <w:rPr>
          <w:color w:val="00B050"/>
        </w:rPr>
        <w:t>transforms.Normalize</w:t>
      </w:r>
      <w:proofErr w:type="spellEnd"/>
      <w:proofErr w:type="gramEnd"/>
      <w:r>
        <w:rPr>
          <w:color w:val="00B050"/>
        </w:rPr>
        <w:t>(mean=IMAGENET_MEAN, std=IMAGENET_STD):</w:t>
      </w:r>
      <w:r>
        <w:rPr>
          <w:rFonts w:hint="cs"/>
          <w:color w:val="00B050"/>
          <w:cs/>
        </w:rPr>
        <w:t xml:space="preserve"> ทำ </w:t>
      </w:r>
      <w:r>
        <w:rPr>
          <w:color w:val="00B050"/>
        </w:rPr>
        <w:t>Normalization</w:t>
      </w:r>
      <w:r>
        <w:rPr>
          <w:rFonts w:hint="cs"/>
          <w:color w:val="00B050"/>
          <w:cs/>
        </w:rPr>
        <w:t xml:space="preserve"> โดยใช้ค่าเฉลี่ย </w:t>
      </w:r>
      <w:r>
        <w:rPr>
          <w:color w:val="00B050"/>
        </w:rPr>
        <w:t xml:space="preserve">(Mean) </w:t>
      </w:r>
      <w:r>
        <w:rPr>
          <w:rFonts w:hint="cs"/>
          <w:color w:val="00B050"/>
          <w:cs/>
        </w:rPr>
        <w:t>และส่วนเบี่ยงเบนมาตรฐาน</w:t>
      </w:r>
      <w:r>
        <w:rPr>
          <w:color w:val="00B050"/>
        </w:rPr>
        <w:t xml:space="preserve"> (Standard deviation)</w:t>
      </w:r>
      <w:r>
        <w:rPr>
          <w:rFonts w:hint="cs"/>
          <w:color w:val="00B050"/>
          <w:cs/>
        </w:rPr>
        <w:t xml:space="preserve"> ของชุดข้อมูล</w:t>
      </w:r>
      <w:r>
        <w:rPr>
          <w:color w:val="00B050"/>
        </w:rPr>
        <w:t xml:space="preserve"> ImageNet</w:t>
      </w:r>
    </w:p>
    <w:p w14:paraId="59803D34" w14:textId="77777777" w:rsidR="00C14F2B" w:rsidRPr="005F5E3D" w:rsidRDefault="00C14F2B" w:rsidP="00C14F2B">
      <w:pPr>
        <w:pStyle w:val="ListParagraph"/>
        <w:numPr>
          <w:ilvl w:val="0"/>
          <w:numId w:val="3"/>
        </w:numPr>
        <w:rPr>
          <w:color w:val="00B050"/>
        </w:rPr>
      </w:pPr>
      <w:r>
        <w:rPr>
          <w:color w:val="00B050"/>
        </w:rPr>
        <w:t>Data Augmentation (</w:t>
      </w:r>
      <w:r>
        <w:rPr>
          <w:rFonts w:hint="cs"/>
          <w:color w:val="00B050"/>
          <w:cs/>
        </w:rPr>
        <w:t>เฉพาะ</w:t>
      </w:r>
      <w:r>
        <w:rPr>
          <w:color w:val="00B050"/>
        </w:rPr>
        <w:t xml:space="preserve"> Training Set): </w:t>
      </w:r>
      <w:r>
        <w:rPr>
          <w:rFonts w:hint="cs"/>
          <w:color w:val="00B050"/>
          <w:cs/>
        </w:rPr>
        <w:t>ใช้เทคนิค</w:t>
      </w:r>
      <w:r>
        <w:rPr>
          <w:color w:val="00B050"/>
        </w:rPr>
        <w:t xml:space="preserve"> Online Data Augmentation</w:t>
      </w:r>
    </w:p>
    <w:p w14:paraId="27B8DA78" w14:textId="77777777" w:rsidR="00C14F2B" w:rsidRPr="006C6920" w:rsidRDefault="00C14F2B" w:rsidP="00C14F2B">
      <w:pPr>
        <w:pStyle w:val="ListParagraph"/>
        <w:numPr>
          <w:ilvl w:val="1"/>
          <w:numId w:val="3"/>
        </w:numPr>
        <w:rPr>
          <w:color w:val="00B050"/>
        </w:rPr>
      </w:pPr>
      <w:proofErr w:type="spellStart"/>
      <w:proofErr w:type="gramStart"/>
      <w:r>
        <w:rPr>
          <w:color w:val="00B050"/>
        </w:rPr>
        <w:t>transforms.RandomHorizontalFlip</w:t>
      </w:r>
      <w:proofErr w:type="spellEnd"/>
      <w:proofErr w:type="gramEnd"/>
      <w:r>
        <w:rPr>
          <w:color w:val="00B050"/>
        </w:rPr>
        <w:t>(p=0.5):</w:t>
      </w:r>
      <w:r>
        <w:rPr>
          <w:rFonts w:hint="cs"/>
          <w:color w:val="00B050"/>
          <w:cs/>
        </w:rPr>
        <w:t xml:space="preserve"> สุ่มพลิกภาพกลับซ้าย</w:t>
      </w:r>
      <w:r>
        <w:rPr>
          <w:color w:val="00B050"/>
        </w:rPr>
        <w:t>-</w:t>
      </w:r>
      <w:r>
        <w:rPr>
          <w:rFonts w:hint="cs"/>
          <w:color w:val="00B050"/>
          <w:cs/>
        </w:rPr>
        <w:t xml:space="preserve">ขวา โดยกำหนดโอกาสที่จะเกิดการพลิกภาพไว้ที่ </w:t>
      </w:r>
      <w:r>
        <w:rPr>
          <w:color w:val="00B050"/>
        </w:rPr>
        <w:t>50%</w:t>
      </w:r>
    </w:p>
    <w:p w14:paraId="79A1FA9E" w14:textId="77777777" w:rsidR="00C14F2B" w:rsidRPr="006C6920" w:rsidRDefault="00C14F2B" w:rsidP="00C14F2B">
      <w:pPr>
        <w:pStyle w:val="ListParagraph"/>
        <w:numPr>
          <w:ilvl w:val="1"/>
          <w:numId w:val="3"/>
        </w:numPr>
        <w:rPr>
          <w:color w:val="00B050"/>
        </w:rPr>
      </w:pPr>
      <w:proofErr w:type="spellStart"/>
      <w:proofErr w:type="gramStart"/>
      <w:r>
        <w:rPr>
          <w:color w:val="00B050"/>
        </w:rPr>
        <w:t>transforms.RandomRotation</w:t>
      </w:r>
      <w:proofErr w:type="spellEnd"/>
      <w:proofErr w:type="gramEnd"/>
      <w:r>
        <w:rPr>
          <w:color w:val="00B050"/>
        </w:rPr>
        <w:t xml:space="preserve">(degrees=20) : </w:t>
      </w:r>
      <w:r>
        <w:rPr>
          <w:rFonts w:hint="cs"/>
          <w:color w:val="00B050"/>
          <w:cs/>
        </w:rPr>
        <w:t>หมุนภาพทุกครั้ง โดยสุ่มหมุนในช่วง</w:t>
      </w:r>
      <w:r>
        <w:rPr>
          <w:rFonts w:cs="Angsana New"/>
          <w:color w:val="00B050"/>
        </w:rPr>
        <w:t xml:space="preserve"> </w:t>
      </w:r>
      <w:r>
        <w:rPr>
          <w:rFonts w:ascii="Times New Roman" w:hAnsi="Times New Roman" w:cs="Times New Roman" w:hint="cs"/>
          <w:color w:val="00B050"/>
          <w:cs/>
        </w:rPr>
        <w:t>−</w:t>
      </w:r>
      <w:r>
        <w:rPr>
          <w:color w:val="00B050"/>
        </w:rPr>
        <w:t xml:space="preserve">20° </w:t>
      </w:r>
      <w:r>
        <w:rPr>
          <w:rFonts w:cs="Angsana New"/>
          <w:color w:val="00B050"/>
          <w:cs/>
        </w:rPr>
        <w:t>ถึง +</w:t>
      </w:r>
      <w:r>
        <w:rPr>
          <w:color w:val="00B050"/>
        </w:rPr>
        <w:t xml:space="preserve">20° </w:t>
      </w:r>
    </w:p>
    <w:p w14:paraId="5618751C" w14:textId="77777777" w:rsidR="00C14F2B" w:rsidRPr="00176841" w:rsidRDefault="00C14F2B" w:rsidP="00C14F2B">
      <w:pPr>
        <w:pStyle w:val="ListParagraph"/>
        <w:numPr>
          <w:ilvl w:val="1"/>
          <w:numId w:val="3"/>
        </w:numPr>
        <w:rPr>
          <w:color w:val="00B050"/>
        </w:rPr>
      </w:pPr>
      <w:proofErr w:type="spellStart"/>
      <w:proofErr w:type="gramStart"/>
      <w:r>
        <w:rPr>
          <w:color w:val="00B050"/>
        </w:rPr>
        <w:t>transforms.ColorJitter</w:t>
      </w:r>
      <w:proofErr w:type="spellEnd"/>
      <w:proofErr w:type="gramEnd"/>
      <w:r>
        <w:rPr>
          <w:color w:val="00B050"/>
        </w:rPr>
        <w:t xml:space="preserve">(brightness=0.20, </w:t>
      </w:r>
      <w:bookmarkStart w:id="1" w:name="_Hlk241747366"/>
      <w:r>
        <w:rPr>
          <w:color w:val="00B050"/>
        </w:rPr>
        <w:t>contrast</w:t>
      </w:r>
      <w:bookmarkEnd w:id="1"/>
      <w:r>
        <w:rPr>
          <w:color w:val="00B050"/>
        </w:rPr>
        <w:t xml:space="preserve">=0.15, saturation=0.1): </w:t>
      </w:r>
      <w:r>
        <w:rPr>
          <w:rFonts w:cs="Angsana New"/>
          <w:color w:val="00B050"/>
          <w:cs/>
        </w:rPr>
        <w:t>ปรับสีทุกครั้ง โดยสุ่ม</w:t>
      </w:r>
      <w:r>
        <w:rPr>
          <w:rFonts w:cs="Angsana New" w:hint="cs"/>
          <w:color w:val="00B050"/>
          <w:cs/>
        </w:rPr>
        <w:t>ปรับ</w:t>
      </w:r>
      <w:r>
        <w:rPr>
          <w:rFonts w:hint="cs"/>
          <w:color w:val="00B050"/>
          <w:cs/>
        </w:rPr>
        <w:t xml:space="preserve"> </w:t>
      </w:r>
      <w:r>
        <w:rPr>
          <w:color w:val="00B050"/>
        </w:rPr>
        <w:t>brightness</w:t>
      </w:r>
      <w:r>
        <w:rPr>
          <w:rFonts w:cs="Angsana New" w:hint="cs"/>
          <w:color w:val="00B050"/>
          <w:cs/>
        </w:rPr>
        <w:t xml:space="preserve"> มืดลงหรือสว่างขึ้นไม่เกิน </w:t>
      </w:r>
      <w:r>
        <w:rPr>
          <w:rFonts w:cs="Angsana New"/>
          <w:color w:val="00B050"/>
        </w:rPr>
        <w:t xml:space="preserve">20%, </w:t>
      </w:r>
      <w:r>
        <w:rPr>
          <w:rFonts w:cs="Angsana New" w:hint="cs"/>
          <w:color w:val="00B050"/>
          <w:cs/>
        </w:rPr>
        <w:t xml:space="preserve">ปรับ </w:t>
      </w:r>
      <w:r>
        <w:rPr>
          <w:color w:val="00B050"/>
        </w:rPr>
        <w:t>contrast</w:t>
      </w:r>
      <w:r>
        <w:rPr>
          <w:rFonts w:cs="Angsana New" w:hint="cs"/>
          <w:color w:val="00B050"/>
          <w:cs/>
        </w:rPr>
        <w:t xml:space="preserve"> ด้วยตัวคูณในช่วง </w:t>
      </w:r>
      <w:r>
        <w:rPr>
          <w:rFonts w:cs="Angsana New"/>
          <w:color w:val="00B050"/>
        </w:rPr>
        <w:t>0.85-1.15</w:t>
      </w:r>
      <w:r>
        <w:rPr>
          <w:rFonts w:cs="Angsana New" w:hint="cs"/>
          <w:color w:val="00B050"/>
          <w:cs/>
        </w:rPr>
        <w:t xml:space="preserve"> และปรับ </w:t>
      </w:r>
      <w:r>
        <w:rPr>
          <w:color w:val="00B050"/>
        </w:rPr>
        <w:t>saturation</w:t>
      </w:r>
      <w:r>
        <w:rPr>
          <w:rFonts w:hint="cs"/>
          <w:color w:val="00B050"/>
          <w:cs/>
        </w:rPr>
        <w:t xml:space="preserve"> ด้วยตัวคูณในช่วง</w:t>
      </w:r>
      <w:r>
        <w:rPr>
          <w:color w:val="00B050"/>
        </w:rPr>
        <w:t xml:space="preserve"> 0.9–1.1</w:t>
      </w:r>
    </w:p>
    <w:p w14:paraId="03519ACD" w14:textId="77777777" w:rsidR="00C14F2B" w:rsidRPr="007A13AF" w:rsidRDefault="00C14F2B" w:rsidP="00C14F2B">
      <w:pPr>
        <w:pStyle w:val="ListParagraph"/>
        <w:numPr>
          <w:ilvl w:val="1"/>
          <w:numId w:val="3"/>
        </w:numPr>
        <w:rPr>
          <w:color w:val="00B050"/>
        </w:rPr>
      </w:pPr>
      <w:proofErr w:type="spellStart"/>
      <w:proofErr w:type="gramStart"/>
      <w:r>
        <w:rPr>
          <w:color w:val="00B050"/>
        </w:rPr>
        <w:t>transforms.RandomResizedCrop</w:t>
      </w:r>
      <w:proofErr w:type="spellEnd"/>
      <w:proofErr w:type="gramEnd"/>
      <w:r>
        <w:rPr>
          <w:color w:val="00B050"/>
        </w:rPr>
        <w:t>(</w:t>
      </w:r>
      <w:proofErr w:type="spellStart"/>
      <w:r>
        <w:rPr>
          <w:color w:val="00B050"/>
        </w:rPr>
        <w:t>self.image_size</w:t>
      </w:r>
      <w:proofErr w:type="spellEnd"/>
      <w:r>
        <w:rPr>
          <w:color w:val="00B050"/>
        </w:rPr>
        <w:t xml:space="preserve">, scale=(0.8, 1.0)): </w:t>
      </w:r>
      <w:r>
        <w:rPr>
          <w:rFonts w:cs="Cordia New"/>
          <w:color w:val="00B050"/>
          <w:cs/>
        </w:rPr>
        <w:t xml:space="preserve">สุ่มครอปพื้นที่ </w:t>
      </w:r>
      <w:r>
        <w:rPr>
          <w:color w:val="00B050"/>
        </w:rPr>
        <w:t xml:space="preserve">80–100% </w:t>
      </w:r>
      <w:r>
        <w:rPr>
          <w:rFonts w:cs="Cordia New"/>
          <w:color w:val="00B050"/>
          <w:cs/>
        </w:rPr>
        <w:t>ของภาพทุกครั้ง</w:t>
      </w:r>
      <w:r>
        <w:rPr>
          <w:rFonts w:cs="Cordia New" w:hint="cs"/>
          <w:color w:val="00B050"/>
          <w:cs/>
        </w:rPr>
        <w:t xml:space="preserve"> </w:t>
      </w:r>
      <w:r>
        <w:rPr>
          <w:rFonts w:cs="Cordia New"/>
          <w:color w:val="00B050"/>
          <w:cs/>
        </w:rPr>
        <w:t xml:space="preserve">แล้ว </w:t>
      </w:r>
      <w:r>
        <w:rPr>
          <w:rFonts w:cs="Cordia New"/>
          <w:color w:val="00B050"/>
        </w:rPr>
        <w:t xml:space="preserve">resize </w:t>
      </w:r>
      <w:r>
        <w:rPr>
          <w:rFonts w:cs="Cordia New"/>
          <w:color w:val="00B050"/>
          <w:cs/>
        </w:rPr>
        <w:t xml:space="preserve">กลับเป็น </w:t>
      </w:r>
      <w:proofErr w:type="spellStart"/>
      <w:r>
        <w:rPr>
          <w:rFonts w:cs="Cordia New"/>
          <w:color w:val="00B050"/>
        </w:rPr>
        <w:t>image_size</w:t>
      </w:r>
      <w:proofErr w:type="spellEnd"/>
      <w:r>
        <w:rPr>
          <w:rFonts w:cs="Cordia New" w:hint="cs"/>
          <w:color w:val="00B050"/>
          <w:cs/>
        </w:rPr>
        <w:t xml:space="preserve"> </w:t>
      </w:r>
      <w:r>
        <w:rPr>
          <w:rFonts w:cs="Angsana New"/>
          <w:color w:val="00B050"/>
          <w:cs/>
        </w:rPr>
        <w:t>จำลองการซูมหรือระยะถ่ายที่ต่างกัน</w:t>
      </w:r>
    </w:p>
    <w:p w14:paraId="6CAC65F7" w14:textId="77777777" w:rsidR="00C14F2B" w:rsidRPr="007A13AF" w:rsidRDefault="00C14F2B" w:rsidP="00C14F2B">
      <w:pPr>
        <w:pStyle w:val="ListParagraph"/>
        <w:numPr>
          <w:ilvl w:val="1"/>
          <w:numId w:val="3"/>
        </w:numPr>
        <w:rPr>
          <w:color w:val="00B050"/>
        </w:rPr>
      </w:pPr>
      <w:proofErr w:type="spellStart"/>
      <w:proofErr w:type="gramStart"/>
      <w:r>
        <w:rPr>
          <w:color w:val="00B050"/>
        </w:rPr>
        <w:t>transforms.RandomPerspective</w:t>
      </w:r>
      <w:proofErr w:type="spellEnd"/>
      <w:proofErr w:type="gramEnd"/>
      <w:r>
        <w:rPr>
          <w:color w:val="00B050"/>
        </w:rPr>
        <w:t>(</w:t>
      </w:r>
      <w:proofErr w:type="spellStart"/>
      <w:r>
        <w:rPr>
          <w:color w:val="00B050"/>
        </w:rPr>
        <w:t>distortion_scale</w:t>
      </w:r>
      <w:proofErr w:type="spellEnd"/>
      <w:r>
        <w:rPr>
          <w:color w:val="00B050"/>
        </w:rPr>
        <w:t>=0.15, p=0.3):</w:t>
      </w:r>
      <w:r>
        <w:rPr>
          <w:rFonts w:hint="cs"/>
          <w:color w:val="00B050"/>
          <w:cs/>
        </w:rPr>
        <w:t xml:space="preserve"> </w:t>
      </w:r>
      <w:r>
        <w:rPr>
          <w:rFonts w:cs="Angsana New"/>
          <w:color w:val="00B050"/>
          <w:cs/>
        </w:rPr>
        <w:t xml:space="preserve">บิดมุมมองภาพเหมือนถ่ายจากมุมเฉียง มีโอกาสเกิด </w:t>
      </w:r>
      <w:r>
        <w:rPr>
          <w:color w:val="00B050"/>
        </w:rPr>
        <w:t xml:space="preserve">30% </w:t>
      </w:r>
      <w:r>
        <w:rPr>
          <w:rFonts w:cs="Angsana New"/>
          <w:color w:val="00B050"/>
          <w:cs/>
        </w:rPr>
        <w:t xml:space="preserve">โดยระดับการบิดไม่เกิน </w:t>
      </w:r>
      <w:r>
        <w:rPr>
          <w:color w:val="00B050"/>
        </w:rPr>
        <w:t>15%</w:t>
      </w:r>
      <w:r>
        <w:rPr>
          <w:rFonts w:hint="cs"/>
          <w:color w:val="00B050"/>
          <w:cs/>
        </w:rPr>
        <w:t xml:space="preserve"> </w:t>
      </w:r>
      <w:r>
        <w:rPr>
          <w:rFonts w:cs="Angsana New"/>
          <w:color w:val="00B050"/>
          <w:cs/>
        </w:rPr>
        <w:t>ของครึ่งความกว้างและครึ่งความสูงของภาพ</w:t>
      </w:r>
    </w:p>
    <w:p w14:paraId="2CD0971D" w14:textId="77777777" w:rsidR="00B0315E" w:rsidRPr="00C0269A" w:rsidRDefault="00C14F2B" w:rsidP="00C0269A">
      <w:pPr>
        <w:pStyle w:val="ListParagraph"/>
        <w:numPr>
          <w:ilvl w:val="1"/>
          <w:numId w:val="3"/>
        </w:numPr>
        <w:rPr>
          <w:color w:val="00B050"/>
        </w:rPr>
      </w:pPr>
      <w:proofErr w:type="spellStart"/>
      <w:proofErr w:type="gramStart"/>
      <w:r>
        <w:rPr>
          <w:color w:val="00B050"/>
        </w:rPr>
        <w:t>transforms.RandomGrayscale</w:t>
      </w:r>
      <w:proofErr w:type="spellEnd"/>
      <w:proofErr w:type="gramEnd"/>
      <w:r>
        <w:rPr>
          <w:color w:val="00B050"/>
        </w:rPr>
        <w:t xml:space="preserve">(p=0.1): </w:t>
      </w:r>
      <w:r>
        <w:rPr>
          <w:rFonts w:cs="Angsana New"/>
          <w:color w:val="00B050"/>
          <w:cs/>
        </w:rPr>
        <w:t>แปลงเป็นภาพขาวดำ</w:t>
      </w:r>
      <w:r>
        <w:rPr>
          <w:rFonts w:cs="Angsana New" w:hint="cs"/>
          <w:color w:val="00B050"/>
          <w:cs/>
        </w:rPr>
        <w:t>แบบสุ่ม</w:t>
      </w:r>
      <w:r>
        <w:rPr>
          <w:rFonts w:cs="Angsana New"/>
          <w:color w:val="00B050"/>
          <w:cs/>
        </w:rPr>
        <w:t xml:space="preserve"> </w:t>
      </w:r>
      <w:r>
        <w:rPr>
          <w:rFonts w:cs="Angsana New" w:hint="cs"/>
          <w:color w:val="00B050"/>
          <w:cs/>
        </w:rPr>
        <w:t>โดย</w:t>
      </w:r>
      <w:r>
        <w:rPr>
          <w:rFonts w:cs="Angsana New"/>
          <w:color w:val="00B050"/>
          <w:cs/>
        </w:rPr>
        <w:t xml:space="preserve">มีโอกาสเกิด </w:t>
      </w:r>
      <w:r>
        <w:rPr>
          <w:color w:val="00B050"/>
        </w:rPr>
        <w:t xml:space="preserve">10% </w:t>
      </w:r>
    </w:p>
    <w:p w14:paraId="594210F8" w14:textId="762CBEB1" w:rsidR="00D06C50" w:rsidRPr="00B1388A" w:rsidRDefault="00B0315E" w:rsidP="00D06C50">
      <w:pPr>
        <w:pStyle w:val="ListParagraph"/>
        <w:numPr>
          <w:ilvl w:val="0"/>
          <w:numId w:val="3"/>
        </w:numPr>
        <w:rPr>
          <w:color w:val="00B050"/>
        </w:rPr>
      </w:pPr>
      <w:r>
        <w:rPr>
          <w:color w:val="00B050"/>
        </w:rPr>
        <w:t>Data Splitting:</w:t>
      </w:r>
      <w:r>
        <w:rPr>
          <w:rFonts w:hint="cs"/>
          <w:color w:val="00B050"/>
          <w:cs/>
        </w:rPr>
        <w:t xml:space="preserve"> แบ่งชุดข้อมูลออกเป็</w:t>
      </w:r>
      <w:r w:rsidRPr="006618E3">
        <w:rPr>
          <w:rFonts w:asciiTheme="minorBidi" w:hAnsiTheme="minorBidi"/>
          <w:color w:val="00B050"/>
          <w:sz w:val="30"/>
          <w:szCs w:val="30"/>
          <w:cs/>
        </w:rPr>
        <w:t xml:space="preserve">น </w:t>
      </w:r>
      <w:r w:rsidRPr="006618E3">
        <w:rPr>
          <w:rFonts w:asciiTheme="minorBidi" w:hAnsiTheme="minorBidi"/>
          <w:color w:val="00B050"/>
          <w:sz w:val="30"/>
          <w:szCs w:val="30"/>
        </w:rPr>
        <w:t>3</w:t>
      </w:r>
      <w:r w:rsidRPr="006618E3">
        <w:rPr>
          <w:rFonts w:asciiTheme="minorBidi" w:hAnsiTheme="minorBidi"/>
          <w:color w:val="00B050"/>
          <w:sz w:val="30"/>
          <w:szCs w:val="30"/>
          <w:cs/>
        </w:rPr>
        <w:t xml:space="preserve"> ส่วน </w:t>
      </w:r>
      <w:r w:rsidR="006618E3" w:rsidRPr="00B1388A">
        <w:rPr>
          <w:rFonts w:hint="cs"/>
          <w:color w:val="00B050"/>
          <w:cs/>
        </w:rPr>
        <w:t xml:space="preserve">ในอัตราส่วนภาพรวมประมาณ </w:t>
      </w:r>
      <w:r w:rsidR="006618E3" w:rsidRPr="00B1388A">
        <w:rPr>
          <w:color w:val="00B050"/>
        </w:rPr>
        <w:t>70:15:15</w:t>
      </w:r>
      <w:r w:rsidR="006618E3">
        <w:rPr>
          <w:rFonts w:hint="cs"/>
          <w:color w:val="00B050"/>
          <w:cs/>
        </w:rPr>
        <w:t xml:space="preserve"> </w:t>
      </w:r>
      <w:r w:rsidRPr="006618E3">
        <w:rPr>
          <w:rFonts w:asciiTheme="minorBidi" w:hAnsiTheme="minorBidi"/>
          <w:color w:val="00B050"/>
          <w:sz w:val="30"/>
          <w:szCs w:val="30"/>
          <w:cs/>
        </w:rPr>
        <w:t>โดยขั้นตอน</w:t>
      </w:r>
      <w:r>
        <w:rPr>
          <w:rFonts w:hint="cs"/>
          <w:color w:val="00B050"/>
          <w:cs/>
        </w:rPr>
        <w:t xml:space="preserve">แรกจะทำการแยก </w:t>
      </w:r>
      <w:r>
        <w:rPr>
          <w:color w:val="00B050"/>
        </w:rPr>
        <w:t>test dataset</w:t>
      </w:r>
      <w:r>
        <w:rPr>
          <w:rFonts w:hint="cs"/>
          <w:color w:val="00B050"/>
          <w:cs/>
        </w:rPr>
        <w:t xml:space="preserve"> </w:t>
      </w:r>
      <w:r w:rsidR="00246D35">
        <w:rPr>
          <w:rFonts w:hint="cs"/>
          <w:color w:val="00B050"/>
          <w:cs/>
        </w:rPr>
        <w:t>ด้วยเทคนิค</w:t>
      </w:r>
      <w:r w:rsidR="00246D35">
        <w:rPr>
          <w:color w:val="00B050"/>
        </w:rPr>
        <w:t xml:space="preserve"> Stratified Data Splitting</w:t>
      </w:r>
      <w:r>
        <w:rPr>
          <w:rFonts w:hint="cs"/>
          <w:color w:val="00B050"/>
          <w:cs/>
        </w:rPr>
        <w:t xml:space="preserve"> เป็นอัตราส่วนร้อยละ </w:t>
      </w:r>
      <w:r>
        <w:rPr>
          <w:color w:val="00B050"/>
        </w:rPr>
        <w:t>15</w:t>
      </w:r>
      <w:r>
        <w:rPr>
          <w:rFonts w:hint="cs"/>
          <w:color w:val="00B050"/>
          <w:cs/>
        </w:rPr>
        <w:t xml:space="preserve"> จากนั้นนำ</w:t>
      </w:r>
      <w:r>
        <w:rPr>
          <w:color w:val="00B050"/>
        </w:rPr>
        <w:t xml:space="preserve"> dataset </w:t>
      </w:r>
      <w:r>
        <w:rPr>
          <w:rFonts w:hint="cs"/>
          <w:color w:val="00B050"/>
          <w:cs/>
        </w:rPr>
        <w:t>ส่วนที่เหลือมาแบ่งด้วยเทคนิค</w:t>
      </w:r>
      <w:r w:rsidR="00246D35">
        <w:rPr>
          <w:rFonts w:hint="cs"/>
          <w:color w:val="00B050"/>
          <w:cs/>
        </w:rPr>
        <w:t>เดียวกัน</w:t>
      </w:r>
      <w:r>
        <w:rPr>
          <w:rFonts w:hint="cs"/>
          <w:color w:val="00B050"/>
          <w:cs/>
        </w:rPr>
        <w:t xml:space="preserve">สำหรับ </w:t>
      </w:r>
      <w:r>
        <w:rPr>
          <w:color w:val="00B050"/>
        </w:rPr>
        <w:t xml:space="preserve">Training dataset </w:t>
      </w:r>
      <w:r>
        <w:rPr>
          <w:rFonts w:hint="cs"/>
          <w:color w:val="00B050"/>
          <w:cs/>
        </w:rPr>
        <w:t xml:space="preserve">และ </w:t>
      </w:r>
      <w:r>
        <w:rPr>
          <w:color w:val="00B050"/>
        </w:rPr>
        <w:t>Validation dataset</w:t>
      </w:r>
      <w:r>
        <w:rPr>
          <w:rFonts w:hint="cs"/>
          <w:color w:val="00B050"/>
          <w:cs/>
        </w:rPr>
        <w:t xml:space="preserve"> ในสัดส่วน </w:t>
      </w:r>
      <w:r>
        <w:rPr>
          <w:color w:val="00B050"/>
        </w:rPr>
        <w:t xml:space="preserve">85:15   </w:t>
      </w:r>
    </w:p>
    <w:p w14:paraId="3664C800" w14:textId="77777777" w:rsidR="00C0269A" w:rsidRDefault="00B57C54" w:rsidP="00C0269A">
      <w:pPr>
        <w:pStyle w:val="ListParagraph"/>
        <w:numPr>
          <w:ilvl w:val="0"/>
          <w:numId w:val="3"/>
        </w:numPr>
        <w:rPr>
          <w:color w:val="00B050"/>
        </w:rPr>
      </w:pPr>
      <w:r>
        <w:rPr>
          <w:color w:val="00B050"/>
        </w:rPr>
        <w:t xml:space="preserve">Data Loading: </w:t>
      </w:r>
      <w:r>
        <w:rPr>
          <w:rFonts w:hint="cs"/>
          <w:color w:val="00B050"/>
          <w:cs/>
        </w:rPr>
        <w:t xml:space="preserve">กำหนด </w:t>
      </w:r>
      <w:r>
        <w:rPr>
          <w:color w:val="00B050"/>
        </w:rPr>
        <w:t xml:space="preserve">Batch Size </w:t>
      </w:r>
      <w:r>
        <w:rPr>
          <w:rFonts w:hint="cs"/>
          <w:color w:val="00B050"/>
          <w:cs/>
        </w:rPr>
        <w:t xml:space="preserve">เท่ากับ </w:t>
      </w:r>
      <w:r>
        <w:rPr>
          <w:color w:val="00B050"/>
        </w:rPr>
        <w:t>64</w:t>
      </w:r>
      <w:r>
        <w:rPr>
          <w:rFonts w:hint="cs"/>
          <w:color w:val="00B050"/>
          <w:cs/>
        </w:rPr>
        <w:t xml:space="preserve"> รูปภาพสำหรับ </w:t>
      </w:r>
      <w:r>
        <w:rPr>
          <w:color w:val="00B050"/>
        </w:rPr>
        <w:t xml:space="preserve">Training Set </w:t>
      </w:r>
      <w:r>
        <w:rPr>
          <w:rFonts w:hint="cs"/>
          <w:color w:val="00B050"/>
          <w:cs/>
        </w:rPr>
        <w:t xml:space="preserve">โดยมีการสุ่มสลับลำดับรูปภาพ </w:t>
      </w:r>
      <w:r>
        <w:rPr>
          <w:color w:val="00B050"/>
        </w:rPr>
        <w:t xml:space="preserve">(Shuffle) </w:t>
      </w:r>
      <w:r>
        <w:rPr>
          <w:rFonts w:hint="cs"/>
          <w:color w:val="00B050"/>
          <w:cs/>
        </w:rPr>
        <w:t xml:space="preserve">ใหม่ ทั้งหมดในทุกๆ </w:t>
      </w:r>
      <w:r>
        <w:rPr>
          <w:color w:val="00B050"/>
        </w:rPr>
        <w:t>Epoch</w:t>
      </w:r>
    </w:p>
    <w:p w14:paraId="53598835" w14:textId="77777777" w:rsidR="0030506D" w:rsidRPr="0030506D" w:rsidRDefault="00EA09A6" w:rsidP="00ED0308">
      <w:pPr>
        <w:jc w:val="center"/>
        <w:rPr>
          <w:color w:val="00B050"/>
        </w:rPr>
      </w:pPr>
      <w:r>
        <w:rPr>
          <w:noProof/>
        </w:rPr>
        <w:lastRenderedPageBreak/>
        <w:drawing>
          <wp:inline distT="0" distB="0" distL="0" distR="0" wp14:anchorId="60B9D71A" wp14:editId="547DEE70">
            <wp:extent cx="3261184" cy="1856367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1184" cy="18563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CB3BC9" w14:textId="77777777" w:rsidR="006F0D5E" w:rsidRDefault="00A91886" w:rsidP="006F0D5E">
      <w:pPr>
        <w:pStyle w:val="Heading2"/>
        <w:rPr>
          <w:rFonts w:asciiTheme="minorBidi" w:hAnsiTheme="minorBidi" w:cstheme="minorBidi"/>
          <w:b/>
          <w:bCs/>
          <w:sz w:val="36"/>
          <w:szCs w:val="44"/>
        </w:rPr>
      </w:pPr>
      <w:r>
        <w:rPr>
          <w:rFonts w:asciiTheme="minorBidi" w:hAnsiTheme="minorBidi" w:cstheme="minorBidi"/>
          <w:b/>
          <w:bCs/>
          <w:sz w:val="36"/>
          <w:szCs w:val="44"/>
        </w:rPr>
        <w:t>3.Model Architecture</w:t>
      </w:r>
    </w:p>
    <w:p w14:paraId="0BC16264" w14:textId="70BB1136" w:rsidR="006F0D5E" w:rsidRPr="00A07537" w:rsidRDefault="006F0D5E" w:rsidP="006F0D5E">
      <w:pPr>
        <w:pStyle w:val="ListParagraph"/>
        <w:numPr>
          <w:ilvl w:val="0"/>
          <w:numId w:val="5"/>
        </w:numPr>
        <w:rPr>
          <w:color w:val="00B050"/>
        </w:rPr>
      </w:pPr>
      <w:r>
        <w:rPr>
          <w:rFonts w:hint="cs"/>
          <w:color w:val="00B050"/>
          <w:cs/>
        </w:rPr>
        <w:t xml:space="preserve">เลือกโมเดลทั้งหมด </w:t>
      </w:r>
      <w:r>
        <w:rPr>
          <w:color w:val="00B050"/>
        </w:rPr>
        <w:t>4</w:t>
      </w:r>
      <w:r>
        <w:rPr>
          <w:rFonts w:hint="cs"/>
          <w:color w:val="00B050"/>
          <w:cs/>
        </w:rPr>
        <w:t xml:space="preserve"> รุ่นโดยมีวัตถุประสงค์เพื่อเปรียบเทียบความคุ้มค่าระหว่าง</w:t>
      </w:r>
      <w:r>
        <w:rPr>
          <w:color w:val="00B050"/>
        </w:rPr>
        <w:t xml:space="preserve"> Accuracy</w:t>
      </w:r>
      <w:r>
        <w:rPr>
          <w:rFonts w:hint="cs"/>
          <w:color w:val="00B050"/>
          <w:cs/>
        </w:rPr>
        <w:t xml:space="preserve"> </w:t>
      </w:r>
      <w:r w:rsidRPr="00284857">
        <w:rPr>
          <w:rFonts w:asciiTheme="minorBidi" w:hAnsiTheme="minorBidi"/>
          <w:color w:val="00B050"/>
          <w:sz w:val="28"/>
          <w:cs/>
        </w:rPr>
        <w:t>และ</w:t>
      </w:r>
      <w:r w:rsidR="00284857" w:rsidRPr="00284857">
        <w:rPr>
          <w:rFonts w:asciiTheme="minorBidi" w:hAnsiTheme="minorBidi"/>
          <w:color w:val="00B050"/>
          <w:sz w:val="28"/>
          <w:cs/>
        </w:rPr>
        <w:t xml:space="preserve"> </w:t>
      </w:r>
      <w:proofErr w:type="spellStart"/>
      <w:r w:rsidRPr="00284857">
        <w:rPr>
          <w:rFonts w:asciiTheme="minorBidi" w:hAnsiTheme="minorBidi"/>
          <w:color w:val="00B050"/>
          <w:sz w:val="28"/>
        </w:rPr>
        <w:t>ขนาดของโมเดล</w:t>
      </w:r>
      <w:proofErr w:type="spellEnd"/>
      <w:r w:rsidRPr="00284857">
        <w:rPr>
          <w:rFonts w:asciiTheme="minorBidi" w:hAnsiTheme="minorBidi"/>
          <w:color w:val="00B050"/>
          <w:sz w:val="28"/>
        </w:rPr>
        <w:t xml:space="preserve"> (</w:t>
      </w:r>
      <w:proofErr w:type="spellStart"/>
      <w:r w:rsidRPr="00284857">
        <w:rPr>
          <w:rFonts w:asciiTheme="minorBidi" w:hAnsiTheme="minorBidi"/>
          <w:color w:val="00B050"/>
          <w:sz w:val="28"/>
        </w:rPr>
        <w:t>จำนวนพารามิเตอร์</w:t>
      </w:r>
      <w:proofErr w:type="spellEnd"/>
      <w:r w:rsidRPr="00284857">
        <w:rPr>
          <w:rFonts w:asciiTheme="minorBidi" w:hAnsiTheme="minorBidi"/>
          <w:color w:val="00B050"/>
          <w:sz w:val="28"/>
        </w:rPr>
        <w:t>)</w:t>
      </w:r>
      <w:r>
        <w:rPr>
          <w:rFonts w:hint="cs"/>
          <w:color w:val="00B050"/>
          <w:cs/>
        </w:rPr>
        <w:t xml:space="preserve"> โดยเลือกโมเดลตั้งแต่ขนาดเล็กไปจนถึงขนาดใหญ่ เพื่อช่วยให้สามารถประเมิน</w:t>
      </w:r>
      <w:r>
        <w:rPr>
          <w:color w:val="00B050"/>
        </w:rPr>
        <w:t xml:space="preserve"> Trade-Off </w:t>
      </w:r>
      <w:r>
        <w:rPr>
          <w:rFonts w:hint="cs"/>
          <w:color w:val="00B050"/>
          <w:cs/>
        </w:rPr>
        <w:t>ได้จัดเจนว่า เราควรใช้ทรัพยากรและงบประมาณทั้งในด้านของเงินและเวลามากแค่ไหนสำหรับงานชิ้นนี้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1300"/>
        <w:gridCol w:w="3300"/>
        <w:gridCol w:w="3300"/>
      </w:tblGrid>
      <w:tr w:rsidR="00883D4C" w:rsidRPr="00C100F9" w14:paraId="160D9782" w14:textId="77777777" w:rsidTr="003D0A2B">
        <w:trPr>
          <w:trHeight w:val="430"/>
          <w:tblHeader/>
        </w:trPr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4E85E0A" w14:textId="77777777" w:rsidR="00883D4C" w:rsidRPr="007D5B97" w:rsidRDefault="00883D4C" w:rsidP="00883D4C">
            <w:pPr>
              <w:jc w:val="center"/>
              <w:rPr>
                <w:color w:val="00B050"/>
              </w:rPr>
            </w:pPr>
            <w:r>
              <w:rPr>
                <w:color w:val="00B050"/>
              </w:rPr>
              <w:t>Model</w:t>
            </w: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16C5297" w14:textId="1BB0514F" w:rsidR="00883D4C" w:rsidRPr="00883D4C" w:rsidRDefault="00883D4C" w:rsidP="00883D4C">
            <w:pPr>
              <w:jc w:val="center"/>
              <w:rPr>
                <w:strike/>
                <w:color w:val="00B050"/>
              </w:rPr>
            </w:pPr>
            <w:r w:rsidRPr="007D5B97">
              <w:rPr>
                <w:color w:val="00B050"/>
              </w:rPr>
              <w:t>Params</w:t>
            </w:r>
          </w:p>
        </w:tc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3A94419" w14:textId="77777777" w:rsidR="00883D4C" w:rsidRPr="007D5B97" w:rsidRDefault="00883D4C" w:rsidP="00883D4C">
            <w:pPr>
              <w:jc w:val="center"/>
              <w:rPr>
                <w:color w:val="00B050"/>
              </w:rPr>
            </w:pPr>
            <w:r>
              <w:rPr>
                <w:color w:val="00B050"/>
                <w:cs/>
              </w:rPr>
              <w:t>จุดเด่น (</w:t>
            </w:r>
            <w:r>
              <w:rPr>
                <w:color w:val="00B050"/>
              </w:rPr>
              <w:t>Strengths)</w:t>
            </w:r>
          </w:p>
        </w:tc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FA6335F" w14:textId="77777777" w:rsidR="00883D4C" w:rsidRPr="007D5B97" w:rsidRDefault="00883D4C" w:rsidP="00883D4C">
            <w:pPr>
              <w:jc w:val="center"/>
              <w:rPr>
                <w:color w:val="00B050"/>
              </w:rPr>
            </w:pPr>
            <w:r>
              <w:rPr>
                <w:color w:val="00B050"/>
                <w:cs/>
              </w:rPr>
              <w:t>ข้อจำกัด (</w:t>
            </w:r>
            <w:r>
              <w:rPr>
                <w:color w:val="00B050"/>
              </w:rPr>
              <w:t>Limitations)</w:t>
            </w:r>
          </w:p>
        </w:tc>
      </w:tr>
      <w:tr w:rsidR="00A94485" w:rsidRPr="00C100F9" w14:paraId="058856A0" w14:textId="77777777" w:rsidTr="00A94485"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27A2175" w14:textId="77777777" w:rsidR="00A94485" w:rsidRPr="007D5B97" w:rsidRDefault="00A94485" w:rsidP="00A94485">
            <w:pPr>
              <w:rPr>
                <w:color w:val="00B050"/>
              </w:rPr>
            </w:pPr>
            <w:r>
              <w:rPr>
                <w:color w:val="00B050"/>
              </w:rPr>
              <w:t>MobileNetV3-Small</w:t>
            </w: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2624711" w14:textId="77777777" w:rsidR="00A94485" w:rsidRPr="007D5B97" w:rsidRDefault="00A94485" w:rsidP="00A94485">
            <w:pPr>
              <w:rPr>
                <w:color w:val="00B050"/>
              </w:rPr>
            </w:pPr>
            <w:r>
              <w:rPr>
                <w:color w:val="00B050"/>
              </w:rPr>
              <w:t xml:space="preserve">~2.5 </w:t>
            </w:r>
            <w:r>
              <w:rPr>
                <w:color w:val="00B050"/>
                <w:cs/>
              </w:rPr>
              <w:t>ล้าน</w:t>
            </w:r>
          </w:p>
        </w:tc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F4D2E8B" w14:textId="1E4CD621" w:rsidR="00A94485" w:rsidRPr="007D5B97" w:rsidRDefault="00883D4C" w:rsidP="00A94485">
            <w:pPr>
              <w:rPr>
                <w:color w:val="00B050"/>
              </w:rPr>
            </w:pPr>
            <w:r w:rsidRPr="007D5B97">
              <w:rPr>
                <w:color w:val="00B050"/>
                <w:cs/>
              </w:rPr>
              <w:t xml:space="preserve">เบาที่สุด ออกแบบมาสำหรับ </w:t>
            </w:r>
            <w:r w:rsidRPr="007D5B97">
              <w:rPr>
                <w:color w:val="00B050"/>
              </w:rPr>
              <w:t>Mobile/Edge</w:t>
            </w:r>
          </w:p>
        </w:tc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EFF5C64" w14:textId="77777777" w:rsidR="00A94485" w:rsidRPr="007D5B97" w:rsidRDefault="00A84517" w:rsidP="00A94485">
            <w:pPr>
              <w:rPr>
                <w:color w:val="00B050"/>
              </w:rPr>
            </w:pPr>
            <w:r>
              <w:rPr>
                <w:color w:val="00B050"/>
                <w:cs/>
              </w:rPr>
              <w:t xml:space="preserve">สกัด </w:t>
            </w:r>
            <w:r>
              <w:rPr>
                <w:color w:val="00B050"/>
              </w:rPr>
              <w:t xml:space="preserve">Feature </w:t>
            </w:r>
            <w:r>
              <w:rPr>
                <w:color w:val="00B050"/>
                <w:cs/>
              </w:rPr>
              <w:t xml:space="preserve">ที่ซับซ้อนได้จำกัด </w:t>
            </w:r>
            <w:r>
              <w:rPr>
                <w:rFonts w:hint="cs"/>
                <w:color w:val="00B050"/>
                <w:cs/>
              </w:rPr>
              <w:t>มีโอกาสเกิด</w:t>
            </w:r>
            <w:r>
              <w:rPr>
                <w:color w:val="00B050"/>
                <w:cs/>
              </w:rPr>
              <w:t xml:space="preserve"> </w:t>
            </w:r>
            <w:r>
              <w:rPr>
                <w:color w:val="00B050"/>
              </w:rPr>
              <w:t>underfit</w:t>
            </w:r>
          </w:p>
        </w:tc>
      </w:tr>
      <w:tr w:rsidR="00A94485" w:rsidRPr="00C100F9" w14:paraId="26602446" w14:textId="77777777" w:rsidTr="00A94485"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A6FF9FC" w14:textId="77777777" w:rsidR="00A94485" w:rsidRPr="007D5B97" w:rsidRDefault="00A94485" w:rsidP="00A94485">
            <w:pPr>
              <w:rPr>
                <w:color w:val="00B050"/>
              </w:rPr>
            </w:pPr>
            <w:r>
              <w:rPr>
                <w:color w:val="00B050"/>
              </w:rPr>
              <w:t>EfficientNet-B0</w:t>
            </w: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4D62BCA" w14:textId="77777777" w:rsidR="00A94485" w:rsidRPr="007D5B97" w:rsidRDefault="00A94485" w:rsidP="00A94485">
            <w:pPr>
              <w:rPr>
                <w:color w:val="00B050"/>
              </w:rPr>
            </w:pPr>
            <w:r>
              <w:rPr>
                <w:color w:val="00B050"/>
              </w:rPr>
              <w:t xml:space="preserve">~5.3 </w:t>
            </w:r>
            <w:r>
              <w:rPr>
                <w:color w:val="00B050"/>
                <w:cs/>
              </w:rPr>
              <w:t>ล้าน</w:t>
            </w:r>
          </w:p>
        </w:tc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75AA5CB" w14:textId="77777777" w:rsidR="00A94485" w:rsidRPr="007D5B97" w:rsidRDefault="00D36437" w:rsidP="00A94485">
            <w:pPr>
              <w:rPr>
                <w:color w:val="00B050"/>
              </w:rPr>
            </w:pPr>
            <w:r>
              <w:rPr>
                <w:rFonts w:hint="cs"/>
                <w:color w:val="00B050"/>
                <w:cs/>
              </w:rPr>
              <w:t>มีความ</w:t>
            </w:r>
            <w:r>
              <w:rPr>
                <w:color w:val="00B050"/>
                <w:cs/>
              </w:rPr>
              <w:t xml:space="preserve">สมดุลระหว่างความแม่นยำกับขนาดสูงกว่า </w:t>
            </w:r>
            <w:proofErr w:type="spellStart"/>
            <w:r>
              <w:rPr>
                <w:color w:val="00B050"/>
              </w:rPr>
              <w:t>MobileNet</w:t>
            </w:r>
            <w:proofErr w:type="spellEnd"/>
          </w:p>
        </w:tc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B974C89" w14:textId="124B1881" w:rsidR="00A94485" w:rsidRPr="007D5B97" w:rsidRDefault="00A94485" w:rsidP="00A94485">
            <w:pPr>
              <w:rPr>
                <w:color w:val="00B050"/>
              </w:rPr>
            </w:pPr>
            <w:r>
              <w:rPr>
                <w:color w:val="00B050"/>
                <w:cs/>
              </w:rPr>
              <w:t xml:space="preserve">ซับซ้อนกว่า </w:t>
            </w:r>
            <w:proofErr w:type="spellStart"/>
            <w:r>
              <w:rPr>
                <w:color w:val="00B050"/>
              </w:rPr>
              <w:t>MobileNet</w:t>
            </w:r>
            <w:proofErr w:type="spellEnd"/>
            <w:r>
              <w:rPr>
                <w:color w:val="00B050"/>
              </w:rPr>
              <w:t xml:space="preserve"> </w:t>
            </w:r>
            <w:r>
              <w:rPr>
                <w:color w:val="00B050"/>
                <w:cs/>
              </w:rPr>
              <w:t>เล็กน้อย</w:t>
            </w:r>
          </w:p>
        </w:tc>
      </w:tr>
      <w:tr w:rsidR="00A94485" w:rsidRPr="00C100F9" w14:paraId="53400185" w14:textId="77777777" w:rsidTr="00A94485"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15C58B0" w14:textId="77777777" w:rsidR="00A94485" w:rsidRPr="007D5B97" w:rsidRDefault="00A94485" w:rsidP="00A94485">
            <w:pPr>
              <w:rPr>
                <w:color w:val="00B050"/>
              </w:rPr>
            </w:pPr>
            <w:r>
              <w:rPr>
                <w:color w:val="00B050"/>
              </w:rPr>
              <w:t>ResNet50</w:t>
            </w: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EC327CF" w14:textId="77777777" w:rsidR="00A94485" w:rsidRPr="007D5B97" w:rsidRDefault="00A94485" w:rsidP="00A94485">
            <w:pPr>
              <w:rPr>
                <w:color w:val="00B050"/>
              </w:rPr>
            </w:pPr>
            <w:r>
              <w:rPr>
                <w:color w:val="00B050"/>
              </w:rPr>
              <w:t xml:space="preserve">~25.6 </w:t>
            </w:r>
            <w:r>
              <w:rPr>
                <w:color w:val="00B050"/>
                <w:cs/>
              </w:rPr>
              <w:t>ล้าน</w:t>
            </w:r>
          </w:p>
        </w:tc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FDB2229" w14:textId="77777777" w:rsidR="00A94485" w:rsidRPr="007D5B97" w:rsidRDefault="00D03F10" w:rsidP="00A94485">
            <w:pPr>
              <w:rPr>
                <w:color w:val="00B050"/>
              </w:rPr>
            </w:pPr>
            <w:r>
              <w:rPr>
                <w:rFonts w:hint="cs"/>
                <w:color w:val="00B050"/>
                <w:cs/>
              </w:rPr>
              <w:t xml:space="preserve">มี </w:t>
            </w:r>
            <w:r>
              <w:rPr>
                <w:color w:val="00B050"/>
              </w:rPr>
              <w:t xml:space="preserve">skip connection </w:t>
            </w:r>
            <w:r>
              <w:rPr>
                <w:color w:val="00B050"/>
                <w:cs/>
              </w:rPr>
              <w:t>ช่วยแก้</w:t>
            </w:r>
            <w:r>
              <w:rPr>
                <w:color w:val="00B050"/>
              </w:rPr>
              <w:t xml:space="preserve"> vanishing gradient </w:t>
            </w:r>
            <w:r>
              <w:rPr>
                <w:color w:val="00B050"/>
                <w:cs/>
              </w:rPr>
              <w:t xml:space="preserve">เทรนโมเดลลึกได้มีเสถียรภาพ </w:t>
            </w:r>
          </w:p>
        </w:tc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4BA89AA" w14:textId="77777777" w:rsidR="00A94485" w:rsidRPr="007D5B97" w:rsidRDefault="00A94485" w:rsidP="00A94485">
            <w:pPr>
              <w:rPr>
                <w:color w:val="00B050"/>
              </w:rPr>
            </w:pPr>
            <w:r>
              <w:rPr>
                <w:color w:val="00B050"/>
                <w:cs/>
              </w:rPr>
              <w:t xml:space="preserve">ขนาดใหญ่กว่ากลุ่ม </w:t>
            </w:r>
            <w:r>
              <w:rPr>
                <w:color w:val="00B050"/>
              </w:rPr>
              <w:t xml:space="preserve">efficient </w:t>
            </w:r>
            <w:r>
              <w:rPr>
                <w:color w:val="00B050"/>
                <w:cs/>
              </w:rPr>
              <w:t>หลายเท่า</w:t>
            </w:r>
          </w:p>
        </w:tc>
      </w:tr>
      <w:tr w:rsidR="00A94485" w:rsidRPr="00C100F9" w14:paraId="77B89776" w14:textId="77777777" w:rsidTr="00A94485"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9871F16" w14:textId="77777777" w:rsidR="00A94485" w:rsidRPr="007D5B97" w:rsidRDefault="00A94485" w:rsidP="00A94485">
            <w:pPr>
              <w:rPr>
                <w:color w:val="00B050"/>
              </w:rPr>
            </w:pPr>
            <w:r>
              <w:rPr>
                <w:color w:val="00B050"/>
              </w:rPr>
              <w:t>VGG16</w:t>
            </w: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FC06BAE" w14:textId="77777777" w:rsidR="00A94485" w:rsidRPr="007D5B97" w:rsidRDefault="00A94485" w:rsidP="00A94485">
            <w:pPr>
              <w:rPr>
                <w:color w:val="00B050"/>
              </w:rPr>
            </w:pPr>
            <w:r>
              <w:rPr>
                <w:color w:val="00B050"/>
              </w:rPr>
              <w:t xml:space="preserve">~138.4 </w:t>
            </w:r>
            <w:r>
              <w:rPr>
                <w:color w:val="00B050"/>
                <w:cs/>
              </w:rPr>
              <w:t>ล้าน</w:t>
            </w:r>
          </w:p>
        </w:tc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3EFC024" w14:textId="77777777" w:rsidR="00A94485" w:rsidRPr="007D5B97" w:rsidRDefault="00263832" w:rsidP="00A94485">
            <w:pPr>
              <w:rPr>
                <w:color w:val="00B050"/>
              </w:rPr>
            </w:pPr>
            <w:r>
              <w:rPr>
                <w:color w:val="00B050"/>
                <w:cs/>
              </w:rPr>
              <w:t xml:space="preserve">โครงสร้างเรียบง่าย เหมาะเป็น </w:t>
            </w:r>
            <w:r>
              <w:rPr>
                <w:color w:val="00B050"/>
              </w:rPr>
              <w:t>Baseline</w:t>
            </w:r>
          </w:p>
        </w:tc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FAAD4F6" w14:textId="3A931689" w:rsidR="00A94485" w:rsidRPr="00E8418A" w:rsidRDefault="00A94485" w:rsidP="00A94485">
            <w:pPr>
              <w:rPr>
                <w:rFonts w:asciiTheme="minorBidi" w:hAnsiTheme="minorBidi"/>
                <w:color w:val="00B050"/>
                <w:sz w:val="28"/>
              </w:rPr>
            </w:pPr>
            <w:r w:rsidRPr="00E8418A">
              <w:rPr>
                <w:rFonts w:asciiTheme="minorBidi" w:hAnsiTheme="minorBidi"/>
                <w:color w:val="00B050"/>
                <w:sz w:val="28"/>
                <w:cs/>
              </w:rPr>
              <w:t>ขนาดใหญ่ที่สุ</w:t>
            </w:r>
            <w:r w:rsidR="003A5966">
              <w:rPr>
                <w:rFonts w:asciiTheme="minorBidi" w:hAnsiTheme="minorBidi" w:hint="cs"/>
                <w:color w:val="00B050"/>
                <w:sz w:val="28"/>
                <w:cs/>
              </w:rPr>
              <w:t xml:space="preserve">ด </w:t>
            </w:r>
            <w:proofErr w:type="spellStart"/>
            <w:r w:rsidRPr="00E8418A">
              <w:rPr>
                <w:rFonts w:asciiTheme="minorBidi" w:hAnsiTheme="minorBidi"/>
                <w:color w:val="00B050"/>
                <w:sz w:val="28"/>
              </w:rPr>
              <w:t>กินหน่วยความจำมากที่สุด</w:t>
            </w:r>
            <w:proofErr w:type="spellEnd"/>
          </w:p>
        </w:tc>
      </w:tr>
    </w:tbl>
    <w:p w14:paraId="7F978F9C" w14:textId="77777777" w:rsidR="00587541" w:rsidRDefault="00587541" w:rsidP="00A94485"/>
    <w:p w14:paraId="746D5CB6" w14:textId="77777777" w:rsidR="0081328F" w:rsidRPr="00C11BC8" w:rsidRDefault="0081328F" w:rsidP="0081328F">
      <w:pPr>
        <w:pStyle w:val="ListParagraph"/>
        <w:numPr>
          <w:ilvl w:val="0"/>
          <w:numId w:val="5"/>
        </w:numPr>
        <w:rPr>
          <w:color w:val="00B050"/>
        </w:rPr>
      </w:pPr>
      <w:r>
        <w:rPr>
          <w:color w:val="00B050"/>
        </w:rPr>
        <w:t xml:space="preserve">Pre-trained CNN: </w:t>
      </w:r>
      <w:r>
        <w:rPr>
          <w:rFonts w:hint="cs"/>
          <w:color w:val="00B050"/>
          <w:cs/>
        </w:rPr>
        <w:t xml:space="preserve">แสดงประสิทธิภาพของโมเดล </w:t>
      </w:r>
      <w:r>
        <w:rPr>
          <w:color w:val="00B050"/>
        </w:rPr>
        <w:t xml:space="preserve">Pre-trained CNN </w:t>
      </w:r>
    </w:p>
    <w:p w14:paraId="228ABADD" w14:textId="77777777" w:rsidR="00593C4D" w:rsidRPr="00C11BC8" w:rsidRDefault="0081328F" w:rsidP="00832AD7">
      <w:pPr>
        <w:pStyle w:val="ListParagraph"/>
        <w:numPr>
          <w:ilvl w:val="1"/>
          <w:numId w:val="5"/>
        </w:numPr>
        <w:spacing w:line="240" w:lineRule="auto"/>
        <w:rPr>
          <w:color w:val="00B050"/>
        </w:rPr>
      </w:pPr>
      <w:r>
        <w:rPr>
          <w:color w:val="00B050"/>
        </w:rPr>
        <w:t>MobileNetV3-Small</w:t>
      </w:r>
      <w:r>
        <w:rPr>
          <w:color w:val="00B050"/>
        </w:rPr>
        <w:tab/>
      </w:r>
    </w:p>
    <w:p w14:paraId="3F2F76CB" w14:textId="77777777" w:rsidR="0081328F" w:rsidRDefault="00CE0785" w:rsidP="00832AD7">
      <w:pPr>
        <w:spacing w:line="240" w:lineRule="auto"/>
        <w:jc w:val="center"/>
      </w:pPr>
      <w:r>
        <w:rPr>
          <w:noProof/>
        </w:rPr>
        <w:lastRenderedPageBreak/>
        <w:drawing>
          <wp:inline distT="0" distB="0" distL="0" distR="0" wp14:anchorId="7E313166" wp14:editId="404119C7">
            <wp:extent cx="1428589" cy="1584000"/>
            <wp:effectExtent l="19050" t="19050" r="19685" b="16510"/>
            <wp:docPr id="1856114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114496" name=""/>
                    <pic:cNvPicPr/>
                  </pic:nvPicPr>
                  <pic:blipFill rotWithShape="1">
                    <a:blip r:embed="rId11"/>
                    <a:srcRect t="11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589" cy="158400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C86CDB9" wp14:editId="7A8EF14B">
            <wp:extent cx="1417128" cy="1584000"/>
            <wp:effectExtent l="19050" t="19050" r="12065" b="16510"/>
            <wp:docPr id="1120281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281304" name=""/>
                    <pic:cNvPicPr/>
                  </pic:nvPicPr>
                  <pic:blipFill rotWithShape="1">
                    <a:blip r:embed="rId12"/>
                    <a:srcRect t="1666" r="10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7128" cy="1584000"/>
                    </a:xfrm>
                    <a:prstGeom prst="rect">
                      <a:avLst/>
                    </a:prstGeom>
                    <a:ln w="3175">
                      <a:solidFill>
                        <a:schemeClr val="accent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8CBC833" wp14:editId="1CCC3368">
            <wp:extent cx="1432200" cy="1584000"/>
            <wp:effectExtent l="19050" t="19050" r="15875" b="16510"/>
            <wp:docPr id="628453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453418" name=""/>
                    <pic:cNvPicPr/>
                  </pic:nvPicPr>
                  <pic:blipFill rotWithShape="1">
                    <a:blip r:embed="rId13"/>
                    <a:srcRect l="2183" t="814" r="3057" b="16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2200" cy="158400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0DCDF51" wp14:editId="14700BA8">
            <wp:extent cx="1487316" cy="1584000"/>
            <wp:effectExtent l="19050" t="19050" r="17780" b="16510"/>
            <wp:docPr id="386984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984114" name=""/>
                    <pic:cNvPicPr/>
                  </pic:nvPicPr>
                  <pic:blipFill rotWithShape="1">
                    <a:blip r:embed="rId14"/>
                    <a:srcRect l="1111" t="1236" b="49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7316" cy="158400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ED20AA" w14:textId="77777777" w:rsidR="00BA4FB2" w:rsidRDefault="00BA4FB2" w:rsidP="00832AD7">
      <w:pPr>
        <w:spacing w:line="240" w:lineRule="auto"/>
        <w:jc w:val="center"/>
        <w:rPr>
          <w:cs/>
        </w:rPr>
      </w:pPr>
    </w:p>
    <w:p w14:paraId="160AE836" w14:textId="77777777" w:rsidR="0081328F" w:rsidRPr="00C11BC8" w:rsidRDefault="0081328F" w:rsidP="00832AD7">
      <w:pPr>
        <w:pStyle w:val="ListParagraph"/>
        <w:numPr>
          <w:ilvl w:val="1"/>
          <w:numId w:val="5"/>
        </w:numPr>
        <w:spacing w:line="240" w:lineRule="auto"/>
        <w:rPr>
          <w:color w:val="00B050"/>
        </w:rPr>
      </w:pPr>
      <w:r>
        <w:rPr>
          <w:color w:val="00B050"/>
        </w:rPr>
        <w:t>EfficientNet-B0</w:t>
      </w:r>
    </w:p>
    <w:p w14:paraId="3B7B19E9" w14:textId="77777777" w:rsidR="00AA1FCF" w:rsidRDefault="00AF3D0D" w:rsidP="00832AD7">
      <w:pPr>
        <w:spacing w:line="240" w:lineRule="auto"/>
        <w:jc w:val="center"/>
      </w:pPr>
      <w:r>
        <w:rPr>
          <w:noProof/>
        </w:rPr>
        <w:drawing>
          <wp:inline distT="0" distB="0" distL="0" distR="0" wp14:anchorId="297BEEB8" wp14:editId="1281D5A6">
            <wp:extent cx="1466379" cy="1620000"/>
            <wp:effectExtent l="19050" t="19050" r="19685" b="18415"/>
            <wp:docPr id="1357371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371862" name=""/>
                    <pic:cNvPicPr/>
                  </pic:nvPicPr>
                  <pic:blipFill rotWithShape="1">
                    <a:blip r:embed="rId15"/>
                    <a:srcRect l="929" r="14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6379" cy="162000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9EDFBC0" wp14:editId="59DFC24D">
            <wp:extent cx="1429574" cy="1620000"/>
            <wp:effectExtent l="19050" t="19050" r="18415" b="18415"/>
            <wp:docPr id="1693166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166455" name=""/>
                    <pic:cNvPicPr/>
                  </pic:nvPicPr>
                  <pic:blipFill rotWithShape="1">
                    <a:blip r:embed="rId16"/>
                    <a:srcRect t="2167" b="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9574" cy="162000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82DDDBC" wp14:editId="12A0665E">
            <wp:extent cx="1435609" cy="1620000"/>
            <wp:effectExtent l="19050" t="19050" r="12700" b="18415"/>
            <wp:docPr id="1717614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614544" name=""/>
                    <pic:cNvPicPr/>
                  </pic:nvPicPr>
                  <pic:blipFill rotWithShape="1">
                    <a:blip r:embed="rId17"/>
                    <a:srcRect t="807" b="-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5609" cy="162000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E83DB5F" wp14:editId="1383A055">
            <wp:extent cx="1454823" cy="1620000"/>
            <wp:effectExtent l="19050" t="19050" r="12065" b="18415"/>
            <wp:docPr id="824046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046591" name=""/>
                    <pic:cNvPicPr/>
                  </pic:nvPicPr>
                  <pic:blipFill rotWithShape="1">
                    <a:blip r:embed="rId18"/>
                    <a:srcRect t="3678" r="1718" b="6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4823" cy="162000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9DE59E" w14:textId="77777777" w:rsidR="0081328F" w:rsidRPr="00C11BC8" w:rsidRDefault="0081328F" w:rsidP="00832AD7">
      <w:pPr>
        <w:pStyle w:val="ListParagraph"/>
        <w:numPr>
          <w:ilvl w:val="1"/>
          <w:numId w:val="5"/>
        </w:numPr>
        <w:spacing w:line="240" w:lineRule="auto"/>
        <w:rPr>
          <w:color w:val="00B050"/>
        </w:rPr>
      </w:pPr>
      <w:r>
        <w:rPr>
          <w:color w:val="00B050"/>
        </w:rPr>
        <w:t>ResNet50</w:t>
      </w:r>
    </w:p>
    <w:p w14:paraId="507EE6C4" w14:textId="77777777" w:rsidR="00D15038" w:rsidRDefault="00B5322C" w:rsidP="00832AD7">
      <w:pPr>
        <w:spacing w:line="240" w:lineRule="auto"/>
        <w:jc w:val="center"/>
      </w:pPr>
      <w:r>
        <w:rPr>
          <w:noProof/>
        </w:rPr>
        <w:drawing>
          <wp:inline distT="0" distB="0" distL="0" distR="0" wp14:anchorId="3BAAA808" wp14:editId="1CFD1BDE">
            <wp:extent cx="1365168" cy="1620000"/>
            <wp:effectExtent l="19050" t="19050" r="26035" b="18415"/>
            <wp:docPr id="2132880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880761" name=""/>
                    <pic:cNvPicPr/>
                  </pic:nvPicPr>
                  <pic:blipFill rotWithShape="1">
                    <a:blip r:embed="rId19"/>
                    <a:srcRect r="1961" b="8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5168" cy="162000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522C8C6" wp14:editId="127D2574">
            <wp:extent cx="1455813" cy="1620000"/>
            <wp:effectExtent l="19050" t="19050" r="11430" b="18415"/>
            <wp:docPr id="1534537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537879" name=""/>
                    <pic:cNvPicPr/>
                  </pic:nvPicPr>
                  <pic:blipFill rotWithShape="1">
                    <a:blip r:embed="rId20"/>
                    <a:srcRect r="1199" b="12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5813" cy="162000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6129E97" wp14:editId="735B03AF">
            <wp:extent cx="1440000" cy="1620000"/>
            <wp:effectExtent l="19050" t="19050" r="27305" b="18415"/>
            <wp:docPr id="375057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057060" name=""/>
                    <pic:cNvPicPr/>
                  </pic:nvPicPr>
                  <pic:blipFill rotWithShape="1">
                    <a:blip r:embed="rId21"/>
                    <a:srcRect r="10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0000" cy="162000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5A941F2" wp14:editId="49538DA5">
            <wp:extent cx="1427646" cy="1620000"/>
            <wp:effectExtent l="19050" t="19050" r="20320" b="18415"/>
            <wp:docPr id="2119872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872165" name=""/>
                    <pic:cNvPicPr/>
                  </pic:nvPicPr>
                  <pic:blipFill rotWithShape="1">
                    <a:blip r:embed="rId22"/>
                    <a:srcRect l="1013" t="1282" r="2834" b="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7646" cy="162000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67DD86" w14:textId="77777777" w:rsidR="0081328F" w:rsidRPr="00C11BC8" w:rsidRDefault="0081328F" w:rsidP="00832AD7">
      <w:pPr>
        <w:pStyle w:val="ListParagraph"/>
        <w:numPr>
          <w:ilvl w:val="1"/>
          <w:numId w:val="5"/>
        </w:numPr>
        <w:spacing w:line="240" w:lineRule="auto"/>
        <w:rPr>
          <w:color w:val="00B050"/>
        </w:rPr>
      </w:pPr>
      <w:r>
        <w:rPr>
          <w:color w:val="00B050"/>
        </w:rPr>
        <w:t>VGG16</w:t>
      </w:r>
    </w:p>
    <w:p w14:paraId="3EAA1BDF" w14:textId="77777777" w:rsidR="00CF71EE" w:rsidRDefault="00832AD7" w:rsidP="00581373">
      <w:pPr>
        <w:jc w:val="center"/>
      </w:pPr>
      <w:r>
        <w:rPr>
          <w:noProof/>
        </w:rPr>
        <w:drawing>
          <wp:inline distT="0" distB="0" distL="0" distR="0" wp14:anchorId="256DDDA4" wp14:editId="02DCA93C">
            <wp:extent cx="1350645" cy="1583929"/>
            <wp:effectExtent l="19050" t="19050" r="20955" b="16510"/>
            <wp:docPr id="2108758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758854" name=""/>
                    <pic:cNvPicPr/>
                  </pic:nvPicPr>
                  <pic:blipFill rotWithShape="1">
                    <a:blip r:embed="rId23"/>
                    <a:srcRect l="1786" r="2262" b="12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0645" cy="1583929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6550F4D" wp14:editId="6838F921">
            <wp:extent cx="1397388" cy="1584000"/>
            <wp:effectExtent l="19050" t="19050" r="12700" b="16510"/>
            <wp:docPr id="752182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182559" name=""/>
                    <pic:cNvPicPr/>
                  </pic:nvPicPr>
                  <pic:blipFill rotWithShape="1">
                    <a:blip r:embed="rId24"/>
                    <a:srcRect t="1246" r="11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7388" cy="158400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CBA5701" wp14:editId="43A8B068">
            <wp:extent cx="1419969" cy="1584000"/>
            <wp:effectExtent l="19050" t="19050" r="27940" b="16510"/>
            <wp:docPr id="1100938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938826" name=""/>
                    <pic:cNvPicPr/>
                  </pic:nvPicPr>
                  <pic:blipFill rotWithShape="1">
                    <a:blip r:embed="rId25"/>
                    <a:srcRect t="7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9969" cy="158400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984671D" wp14:editId="27749B81">
            <wp:extent cx="1492874" cy="1584000"/>
            <wp:effectExtent l="19050" t="19050" r="12700" b="16510"/>
            <wp:docPr id="1006017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017630" name=""/>
                    <pic:cNvPicPr/>
                  </pic:nvPicPr>
                  <pic:blipFill rotWithShape="1">
                    <a:blip r:embed="rId26"/>
                    <a:srcRect t="1730" r="4411" b="15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2874" cy="158400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FC0AB6" w14:textId="77777777" w:rsidR="00E41FFA" w:rsidRPr="00EA52F8" w:rsidRDefault="00E83870" w:rsidP="00E83870">
      <w:pPr>
        <w:rPr>
          <w:color w:val="00B050"/>
          <w:cs/>
        </w:rPr>
      </w:pPr>
      <w:r>
        <w:rPr>
          <w:color w:val="00B050"/>
        </w:rPr>
        <w:lastRenderedPageBreak/>
        <w:t xml:space="preserve">Model Architecture Modification: </w:t>
      </w:r>
      <w:r>
        <w:rPr>
          <w:rFonts w:cs="Cordia New"/>
          <w:color w:val="00B050"/>
          <w:cs/>
        </w:rPr>
        <w:t xml:space="preserve">เก็บโครงสร้าง </w:t>
      </w:r>
      <w:r>
        <w:rPr>
          <w:color w:val="00B050"/>
        </w:rPr>
        <w:t xml:space="preserve">Convolutional Layers </w:t>
      </w:r>
      <w:r>
        <w:rPr>
          <w:rFonts w:cs="Cordia New"/>
          <w:color w:val="00B050"/>
          <w:cs/>
        </w:rPr>
        <w:t xml:space="preserve">เดิมไว้ทั้งหมดเพื่อใช้เป็น </w:t>
      </w:r>
      <w:r>
        <w:rPr>
          <w:color w:val="00B050"/>
        </w:rPr>
        <w:t xml:space="preserve">Backbone </w:t>
      </w:r>
      <w:r>
        <w:rPr>
          <w:rFonts w:hint="cs"/>
          <w:color w:val="00B050"/>
          <w:cs/>
        </w:rPr>
        <w:t xml:space="preserve">ซึ่งทำหน้าที่เป็น </w:t>
      </w:r>
      <w:r>
        <w:rPr>
          <w:color w:val="00B050"/>
        </w:rPr>
        <w:t xml:space="preserve">Feature Extractor </w:t>
      </w:r>
      <w:r>
        <w:rPr>
          <w:rFonts w:cs="Cordia New"/>
          <w:color w:val="00B050"/>
          <w:cs/>
        </w:rPr>
        <w:t xml:space="preserve">และตัดเฉพาะ </w:t>
      </w:r>
      <w:r>
        <w:rPr>
          <w:color w:val="00B050"/>
        </w:rPr>
        <w:t xml:space="preserve">Classifier Layer </w:t>
      </w:r>
      <w:r>
        <w:rPr>
          <w:rFonts w:cs="Cordia New"/>
          <w:color w:val="00B050"/>
          <w:cs/>
        </w:rPr>
        <w:t xml:space="preserve">เดิมที่อ้างอิงผลลัพธ์ </w:t>
      </w:r>
      <w:r>
        <w:rPr>
          <w:color w:val="00B050"/>
        </w:rPr>
        <w:t xml:space="preserve">1,000 </w:t>
      </w:r>
      <w:r>
        <w:rPr>
          <w:rFonts w:cs="Cordia New"/>
          <w:color w:val="00B050"/>
          <w:cs/>
        </w:rPr>
        <w:t xml:space="preserve">คลาสของ </w:t>
      </w:r>
      <w:r>
        <w:rPr>
          <w:color w:val="00B050"/>
        </w:rPr>
        <w:t xml:space="preserve">ImageNet </w:t>
      </w:r>
      <w:r>
        <w:rPr>
          <w:rFonts w:cs="Cordia New"/>
          <w:color w:val="00B050"/>
          <w:cs/>
        </w:rPr>
        <w:t>ออก</w:t>
      </w:r>
      <w:r>
        <w:rPr>
          <w:rFonts w:cs="Cordia New" w:hint="cs"/>
          <w:color w:val="00B050"/>
          <w:cs/>
        </w:rPr>
        <w:t xml:space="preserve"> </w:t>
      </w:r>
      <w:r>
        <w:rPr>
          <w:rFonts w:cs="Cordia New"/>
          <w:color w:val="00B050"/>
          <w:cs/>
        </w:rPr>
        <w:t>แล้วต่อ</w:t>
      </w:r>
      <w:r>
        <w:rPr>
          <w:rFonts w:cs="Cordia New" w:hint="cs"/>
          <w:color w:val="00B050"/>
          <w:cs/>
        </w:rPr>
        <w:t xml:space="preserve"> </w:t>
      </w:r>
      <w:r>
        <w:rPr>
          <w:rFonts w:cs="Cordia New"/>
          <w:color w:val="00B050"/>
        </w:rPr>
        <w:t xml:space="preserve">Fully Connected Layer </w:t>
      </w:r>
      <w:r>
        <w:rPr>
          <w:rFonts w:cs="Cordia New"/>
          <w:color w:val="00B050"/>
          <w:cs/>
        </w:rPr>
        <w:t>ใหม่</w:t>
      </w:r>
      <w:r>
        <w:rPr>
          <w:rFonts w:hint="cs"/>
          <w:color w:val="00B050"/>
          <w:cs/>
        </w:rPr>
        <w:t xml:space="preserve">เข้าไปแทนที่ เพื่อทำหน้าที่เป็น </w:t>
      </w:r>
      <w:r>
        <w:rPr>
          <w:color w:val="00B050"/>
        </w:rPr>
        <w:t xml:space="preserve">Custom Classifier </w:t>
      </w:r>
      <w:r>
        <w:rPr>
          <w:rFonts w:hint="cs"/>
          <w:color w:val="00B050"/>
          <w:cs/>
        </w:rPr>
        <w:t>สำหรับพยากรณ์คลาสเป้าหมายของเราโดยเฉพาะ โดย</w:t>
      </w:r>
      <w:r>
        <w:rPr>
          <w:color w:val="00B050"/>
        </w:rPr>
        <w:t xml:space="preserve"> Fully Connected Layer</w:t>
      </w:r>
      <w:r>
        <w:rPr>
          <w:rFonts w:hint="cs"/>
          <w:color w:val="00B050"/>
          <w:cs/>
        </w:rPr>
        <w:t xml:space="preserve"> ของโมเดลมีโครงสร้างดังนี้ </w:t>
      </w:r>
    </w:p>
    <w:p w14:paraId="4633B3A5" w14:textId="77777777" w:rsidR="00E50654" w:rsidRPr="004A6A5D" w:rsidRDefault="00E50654" w:rsidP="005406B3">
      <w:pPr>
        <w:pStyle w:val="ListParagraph"/>
        <w:numPr>
          <w:ilvl w:val="0"/>
          <w:numId w:val="9"/>
        </w:numPr>
        <w:rPr>
          <w:rFonts w:asciiTheme="minorBidi" w:hAnsiTheme="minorBidi"/>
          <w:color w:val="00B050"/>
          <w:sz w:val="28"/>
        </w:rPr>
      </w:pPr>
      <w:proofErr w:type="spellStart"/>
      <w:proofErr w:type="gramStart"/>
      <w:r>
        <w:rPr>
          <w:rFonts w:asciiTheme="minorBidi" w:hAnsiTheme="minorBidi"/>
          <w:color w:val="00B050"/>
          <w:sz w:val="28"/>
        </w:rPr>
        <w:t>nn.Linear</w:t>
      </w:r>
      <w:proofErr w:type="spellEnd"/>
      <w:proofErr w:type="gramEnd"/>
      <w:r>
        <w:rPr>
          <w:rFonts w:asciiTheme="minorBidi" w:hAnsiTheme="minorBidi"/>
          <w:color w:val="00B050"/>
          <w:sz w:val="28"/>
        </w:rPr>
        <w:t xml:space="preserve"> (</w:t>
      </w:r>
      <w:proofErr w:type="spellStart"/>
      <w:r>
        <w:rPr>
          <w:rFonts w:asciiTheme="minorBidi" w:hAnsiTheme="minorBidi"/>
          <w:color w:val="00B050"/>
          <w:sz w:val="28"/>
        </w:rPr>
        <w:t>in_features</w:t>
      </w:r>
      <w:proofErr w:type="spellEnd"/>
      <w:r>
        <w:rPr>
          <w:rFonts w:asciiTheme="minorBidi" w:hAnsiTheme="minorBidi"/>
          <w:color w:val="00B050"/>
          <w:sz w:val="28"/>
        </w:rPr>
        <w:t xml:space="preserve"> </w:t>
      </w:r>
      <w:r>
        <w:rPr>
          <w:rFonts w:ascii="Arial" w:hAnsi="Arial" w:cs="Arial"/>
          <w:color w:val="00B050"/>
          <w:sz w:val="28"/>
        </w:rPr>
        <w:t>→</w:t>
      </w:r>
      <w:r>
        <w:rPr>
          <w:rFonts w:asciiTheme="minorBidi" w:hAnsiTheme="minorBidi"/>
          <w:color w:val="00B050"/>
          <w:sz w:val="28"/>
        </w:rPr>
        <w:t xml:space="preserve"> </w:t>
      </w:r>
      <w:proofErr w:type="spellStart"/>
      <w:r>
        <w:rPr>
          <w:rFonts w:asciiTheme="minorBidi" w:hAnsiTheme="minorBidi"/>
          <w:color w:val="00B050"/>
          <w:sz w:val="28"/>
        </w:rPr>
        <w:t>hidden_dim</w:t>
      </w:r>
      <w:proofErr w:type="spellEnd"/>
      <w:r>
        <w:rPr>
          <w:rFonts w:asciiTheme="minorBidi" w:hAnsiTheme="minorBidi"/>
          <w:color w:val="00B050"/>
          <w:sz w:val="28"/>
        </w:rPr>
        <w:t xml:space="preserve">): </w:t>
      </w:r>
      <w:r>
        <w:rPr>
          <w:rFonts w:asciiTheme="minorBidi" w:hAnsiTheme="minorBidi" w:cs="Cordia New"/>
          <w:color w:val="00B050"/>
          <w:sz w:val="28"/>
          <w:cs/>
        </w:rPr>
        <w:t xml:space="preserve">รับ </w:t>
      </w:r>
      <w:r>
        <w:rPr>
          <w:rFonts w:asciiTheme="minorBidi" w:hAnsiTheme="minorBidi"/>
          <w:color w:val="00B050"/>
          <w:sz w:val="28"/>
        </w:rPr>
        <w:t xml:space="preserve">feature vector </w:t>
      </w:r>
      <w:r>
        <w:rPr>
          <w:rFonts w:asciiTheme="minorBidi" w:hAnsiTheme="minorBidi" w:cs="Cordia New"/>
          <w:color w:val="00B050"/>
          <w:sz w:val="28"/>
          <w:cs/>
        </w:rPr>
        <w:t xml:space="preserve">จาก </w:t>
      </w:r>
      <w:r>
        <w:rPr>
          <w:rFonts w:asciiTheme="minorBidi" w:hAnsiTheme="minorBidi"/>
          <w:color w:val="00B050"/>
          <w:sz w:val="28"/>
        </w:rPr>
        <w:t xml:space="preserve">backbone </w:t>
      </w:r>
      <w:r>
        <w:rPr>
          <w:rFonts w:asciiTheme="minorBidi" w:hAnsiTheme="minorBidi" w:cs="Cordia New"/>
          <w:color w:val="00B050"/>
          <w:sz w:val="28"/>
          <w:cs/>
        </w:rPr>
        <w:t xml:space="preserve">แล้วลดมิติลงมาที่ </w:t>
      </w:r>
      <w:proofErr w:type="spellStart"/>
      <w:r>
        <w:rPr>
          <w:rFonts w:asciiTheme="minorBidi" w:hAnsiTheme="minorBidi"/>
          <w:color w:val="00B050"/>
          <w:sz w:val="28"/>
        </w:rPr>
        <w:t>hidden_dim</w:t>
      </w:r>
      <w:proofErr w:type="spellEnd"/>
    </w:p>
    <w:p w14:paraId="487F9E60" w14:textId="77777777" w:rsidR="00E50654" w:rsidRPr="004A6A5D" w:rsidRDefault="00E50654" w:rsidP="005406B3">
      <w:pPr>
        <w:pStyle w:val="ListParagraph"/>
        <w:numPr>
          <w:ilvl w:val="0"/>
          <w:numId w:val="9"/>
        </w:numPr>
        <w:rPr>
          <w:rFonts w:asciiTheme="minorBidi" w:hAnsiTheme="minorBidi"/>
          <w:color w:val="00B050"/>
          <w:sz w:val="28"/>
        </w:rPr>
      </w:pPr>
      <w:proofErr w:type="gramStart"/>
      <w:r>
        <w:rPr>
          <w:rFonts w:asciiTheme="minorBidi" w:hAnsiTheme="minorBidi"/>
          <w:color w:val="00B050"/>
          <w:sz w:val="28"/>
        </w:rPr>
        <w:t>nn.BatchNorm</w:t>
      </w:r>
      <w:proofErr w:type="gramEnd"/>
      <w:r>
        <w:rPr>
          <w:rFonts w:asciiTheme="minorBidi" w:hAnsiTheme="minorBidi"/>
          <w:color w:val="00B050"/>
          <w:sz w:val="28"/>
        </w:rPr>
        <w:t>1d (</w:t>
      </w:r>
      <w:proofErr w:type="spellStart"/>
      <w:r>
        <w:rPr>
          <w:rFonts w:asciiTheme="minorBidi" w:hAnsiTheme="minorBidi"/>
          <w:color w:val="00B050"/>
          <w:sz w:val="28"/>
        </w:rPr>
        <w:t>hidden_dim</w:t>
      </w:r>
      <w:proofErr w:type="spellEnd"/>
      <w:r>
        <w:rPr>
          <w:rFonts w:asciiTheme="minorBidi" w:hAnsiTheme="minorBidi"/>
          <w:color w:val="00B050"/>
          <w:sz w:val="28"/>
        </w:rPr>
        <w:t xml:space="preserve">): </w:t>
      </w:r>
      <w:r>
        <w:rPr>
          <w:rFonts w:asciiTheme="minorBidi" w:hAnsiTheme="minorBidi" w:cs="Cordia New"/>
          <w:color w:val="00B050"/>
          <w:sz w:val="28"/>
          <w:cs/>
        </w:rPr>
        <w:t xml:space="preserve">ปรับค่า </w:t>
      </w:r>
      <w:r>
        <w:rPr>
          <w:rFonts w:asciiTheme="minorBidi" w:hAnsiTheme="minorBidi"/>
          <w:color w:val="00B050"/>
          <w:sz w:val="28"/>
        </w:rPr>
        <w:t xml:space="preserve">hidden feature </w:t>
      </w:r>
      <w:r>
        <w:rPr>
          <w:rFonts w:asciiTheme="minorBidi" w:hAnsiTheme="minorBidi" w:cs="Cordia New"/>
          <w:color w:val="00B050"/>
          <w:sz w:val="28"/>
          <w:cs/>
        </w:rPr>
        <w:t>ให้อยู่ในสเกลคงที่ เพื่อให้การเทรนนิ่งและเร็วขึ้น</w:t>
      </w:r>
    </w:p>
    <w:p w14:paraId="62EBB61E" w14:textId="77777777" w:rsidR="00E50654" w:rsidRPr="004A6A5D" w:rsidRDefault="00E50654" w:rsidP="005406B3">
      <w:pPr>
        <w:pStyle w:val="ListParagraph"/>
        <w:numPr>
          <w:ilvl w:val="0"/>
          <w:numId w:val="9"/>
        </w:numPr>
        <w:rPr>
          <w:rFonts w:asciiTheme="minorBidi" w:hAnsiTheme="minorBidi"/>
          <w:color w:val="00B050"/>
          <w:sz w:val="28"/>
        </w:rPr>
      </w:pPr>
      <w:proofErr w:type="spellStart"/>
      <w:proofErr w:type="gramStart"/>
      <w:r>
        <w:rPr>
          <w:rFonts w:asciiTheme="minorBidi" w:hAnsiTheme="minorBidi"/>
          <w:color w:val="00B050"/>
          <w:sz w:val="28"/>
        </w:rPr>
        <w:t>nn.ReLU</w:t>
      </w:r>
      <w:proofErr w:type="spellEnd"/>
      <w:proofErr w:type="gramEnd"/>
      <w:r>
        <w:rPr>
          <w:rFonts w:asciiTheme="minorBidi" w:hAnsiTheme="minorBidi"/>
          <w:color w:val="00B050"/>
          <w:sz w:val="28"/>
        </w:rPr>
        <w:t xml:space="preserve">: </w:t>
      </w:r>
      <w:r>
        <w:rPr>
          <w:rFonts w:asciiTheme="minorBidi" w:hAnsiTheme="minorBidi" w:cs="Cordia New"/>
          <w:color w:val="00B050"/>
          <w:sz w:val="28"/>
          <w:cs/>
        </w:rPr>
        <w:t>เพิ่มความไม่เป็นเชิงเส้น ไม่มีพารามิเตอร์</w:t>
      </w:r>
    </w:p>
    <w:p w14:paraId="07B696A9" w14:textId="77777777" w:rsidR="00E50654" w:rsidRPr="004A6A5D" w:rsidRDefault="00E50654" w:rsidP="005406B3">
      <w:pPr>
        <w:pStyle w:val="ListParagraph"/>
        <w:numPr>
          <w:ilvl w:val="0"/>
          <w:numId w:val="9"/>
        </w:numPr>
        <w:rPr>
          <w:rFonts w:asciiTheme="minorBidi" w:hAnsiTheme="minorBidi"/>
          <w:color w:val="00B050"/>
          <w:sz w:val="28"/>
        </w:rPr>
      </w:pPr>
      <w:proofErr w:type="spellStart"/>
      <w:proofErr w:type="gramStart"/>
      <w:r>
        <w:rPr>
          <w:rFonts w:asciiTheme="minorBidi" w:hAnsiTheme="minorBidi"/>
          <w:color w:val="00B050"/>
          <w:sz w:val="28"/>
        </w:rPr>
        <w:t>nn.Dropout</w:t>
      </w:r>
      <w:proofErr w:type="spellEnd"/>
      <w:proofErr w:type="gramEnd"/>
      <w:r>
        <w:rPr>
          <w:rFonts w:asciiTheme="minorBidi" w:hAnsiTheme="minorBidi"/>
          <w:color w:val="00B050"/>
          <w:sz w:val="28"/>
        </w:rPr>
        <w:t xml:space="preserve"> (p = dropout): </w:t>
      </w:r>
      <w:r>
        <w:rPr>
          <w:rFonts w:asciiTheme="minorBidi" w:hAnsiTheme="minorBidi" w:cs="Cordia New"/>
          <w:color w:val="00B050"/>
          <w:sz w:val="28"/>
          <w:cs/>
        </w:rPr>
        <w:t xml:space="preserve">สุ่มปิดบาง </w:t>
      </w:r>
      <w:r>
        <w:rPr>
          <w:rFonts w:asciiTheme="minorBidi" w:hAnsiTheme="minorBidi"/>
          <w:color w:val="00B050"/>
          <w:sz w:val="28"/>
        </w:rPr>
        <w:t xml:space="preserve">neuron </w:t>
      </w:r>
      <w:r>
        <w:rPr>
          <w:rFonts w:asciiTheme="minorBidi" w:hAnsiTheme="minorBidi" w:cs="Cordia New"/>
          <w:color w:val="00B050"/>
          <w:sz w:val="28"/>
          <w:cs/>
        </w:rPr>
        <w:t xml:space="preserve">ระหว่างเทรน เพื่อช่วยควบคุมปัญหา </w:t>
      </w:r>
      <w:r>
        <w:rPr>
          <w:rFonts w:asciiTheme="minorBidi" w:hAnsiTheme="minorBidi"/>
          <w:color w:val="00B050"/>
          <w:sz w:val="28"/>
        </w:rPr>
        <w:t>Overfitting</w:t>
      </w:r>
    </w:p>
    <w:p w14:paraId="02BE8B3E" w14:textId="77777777" w:rsidR="00E50654" w:rsidRPr="004A6A5D" w:rsidRDefault="00E50654" w:rsidP="005406B3">
      <w:pPr>
        <w:pStyle w:val="ListParagraph"/>
        <w:numPr>
          <w:ilvl w:val="0"/>
          <w:numId w:val="9"/>
        </w:numPr>
        <w:rPr>
          <w:rFonts w:asciiTheme="minorBidi" w:hAnsiTheme="minorBidi"/>
          <w:color w:val="00B050"/>
          <w:sz w:val="28"/>
        </w:rPr>
      </w:pPr>
      <w:proofErr w:type="spellStart"/>
      <w:proofErr w:type="gramStart"/>
      <w:r>
        <w:rPr>
          <w:rFonts w:asciiTheme="minorBidi" w:hAnsiTheme="minorBidi"/>
          <w:color w:val="00B050"/>
          <w:sz w:val="28"/>
        </w:rPr>
        <w:t>nn.Linear</w:t>
      </w:r>
      <w:proofErr w:type="spellEnd"/>
      <w:proofErr w:type="gramEnd"/>
      <w:r>
        <w:rPr>
          <w:rFonts w:asciiTheme="minorBidi" w:hAnsiTheme="minorBidi"/>
          <w:color w:val="00B050"/>
          <w:sz w:val="28"/>
        </w:rPr>
        <w:t xml:space="preserve"> (</w:t>
      </w:r>
      <w:proofErr w:type="spellStart"/>
      <w:r>
        <w:rPr>
          <w:rFonts w:asciiTheme="minorBidi" w:hAnsiTheme="minorBidi"/>
          <w:color w:val="00B050"/>
          <w:sz w:val="28"/>
        </w:rPr>
        <w:t>hidden_dim</w:t>
      </w:r>
      <w:proofErr w:type="spellEnd"/>
      <w:r>
        <w:rPr>
          <w:rFonts w:asciiTheme="minorBidi" w:hAnsiTheme="minorBidi"/>
          <w:color w:val="00B050"/>
          <w:sz w:val="28"/>
        </w:rPr>
        <w:t xml:space="preserve"> </w:t>
      </w:r>
      <w:r>
        <w:rPr>
          <w:rFonts w:ascii="Arial" w:hAnsi="Arial" w:cs="Arial"/>
          <w:color w:val="00B050"/>
          <w:sz w:val="28"/>
        </w:rPr>
        <w:t>→</w:t>
      </w:r>
      <w:r>
        <w:rPr>
          <w:rFonts w:asciiTheme="minorBidi" w:hAnsiTheme="minorBidi"/>
          <w:color w:val="00B050"/>
          <w:sz w:val="28"/>
        </w:rPr>
        <w:t xml:space="preserve"> </w:t>
      </w:r>
      <w:proofErr w:type="spellStart"/>
      <w:r>
        <w:rPr>
          <w:rFonts w:asciiTheme="minorBidi" w:hAnsiTheme="minorBidi"/>
          <w:color w:val="00B050"/>
          <w:sz w:val="28"/>
        </w:rPr>
        <w:t>out_features</w:t>
      </w:r>
      <w:proofErr w:type="spellEnd"/>
      <w:r>
        <w:rPr>
          <w:rFonts w:asciiTheme="minorBidi" w:hAnsiTheme="minorBidi"/>
          <w:color w:val="00B050"/>
          <w:sz w:val="28"/>
        </w:rPr>
        <w:t xml:space="preserve"> = 4): </w:t>
      </w:r>
      <w:r>
        <w:rPr>
          <w:rFonts w:asciiTheme="minorBidi" w:hAnsiTheme="minorBidi" w:cs="Cordia New"/>
          <w:color w:val="00B050"/>
          <w:sz w:val="28"/>
          <w:cs/>
        </w:rPr>
        <w:t xml:space="preserve">ให้ผลลัพธ์ </w:t>
      </w:r>
      <w:r>
        <w:rPr>
          <w:rFonts w:asciiTheme="minorBidi" w:hAnsiTheme="minorBidi"/>
          <w:color w:val="00B050"/>
          <w:sz w:val="28"/>
        </w:rPr>
        <w:t>4</w:t>
      </w:r>
      <w:r>
        <w:rPr>
          <w:rFonts w:asciiTheme="minorBidi" w:hAnsiTheme="minorBidi" w:cs="Cordia New"/>
          <w:color w:val="00B050"/>
          <w:sz w:val="28"/>
          <w:cs/>
        </w:rPr>
        <w:t xml:space="preserve"> ค่า ตรงกับ </w:t>
      </w:r>
      <w:r>
        <w:rPr>
          <w:rFonts w:asciiTheme="minorBidi" w:hAnsiTheme="minorBidi"/>
          <w:color w:val="00B050"/>
          <w:sz w:val="28"/>
        </w:rPr>
        <w:t>4</w:t>
      </w:r>
      <w:r>
        <w:rPr>
          <w:rFonts w:asciiTheme="minorBidi" w:hAnsiTheme="minorBidi" w:cs="Cordia New"/>
          <w:color w:val="00B050"/>
          <w:sz w:val="28"/>
          <w:cs/>
        </w:rPr>
        <w:t xml:space="preserve"> คลาส (</w:t>
      </w:r>
      <w:proofErr w:type="spellStart"/>
      <w:r>
        <w:rPr>
          <w:rFonts w:asciiTheme="minorBidi" w:hAnsiTheme="minorBidi"/>
          <w:color w:val="00B050"/>
          <w:sz w:val="28"/>
        </w:rPr>
        <w:t>gomu_gomu</w:t>
      </w:r>
      <w:proofErr w:type="spellEnd"/>
      <w:r>
        <w:rPr>
          <w:rFonts w:asciiTheme="minorBidi" w:hAnsiTheme="minorBidi"/>
          <w:color w:val="00B050"/>
          <w:sz w:val="28"/>
        </w:rPr>
        <w:t xml:space="preserve">, </w:t>
      </w:r>
      <w:proofErr w:type="spellStart"/>
      <w:r>
        <w:rPr>
          <w:rFonts w:asciiTheme="minorBidi" w:hAnsiTheme="minorBidi"/>
          <w:color w:val="00B050"/>
          <w:sz w:val="28"/>
        </w:rPr>
        <w:t>mera_mera</w:t>
      </w:r>
      <w:proofErr w:type="spellEnd"/>
      <w:r>
        <w:rPr>
          <w:rFonts w:asciiTheme="minorBidi" w:hAnsiTheme="minorBidi"/>
          <w:color w:val="00B050"/>
          <w:sz w:val="28"/>
        </w:rPr>
        <w:t xml:space="preserve">, </w:t>
      </w:r>
      <w:proofErr w:type="spellStart"/>
      <w:r>
        <w:rPr>
          <w:rFonts w:asciiTheme="minorBidi" w:hAnsiTheme="minorBidi"/>
          <w:color w:val="00B050"/>
          <w:sz w:val="28"/>
        </w:rPr>
        <w:t>ope_ope</w:t>
      </w:r>
      <w:proofErr w:type="spellEnd"/>
      <w:r>
        <w:rPr>
          <w:rFonts w:asciiTheme="minorBidi" w:hAnsiTheme="minorBidi"/>
          <w:color w:val="00B050"/>
          <w:sz w:val="28"/>
        </w:rPr>
        <w:t xml:space="preserve">, </w:t>
      </w:r>
      <w:proofErr w:type="spellStart"/>
      <w:r>
        <w:rPr>
          <w:rFonts w:asciiTheme="minorBidi" w:hAnsiTheme="minorBidi"/>
          <w:color w:val="00B050"/>
          <w:sz w:val="28"/>
        </w:rPr>
        <w:t>yami_yami</w:t>
      </w:r>
      <w:proofErr w:type="spellEnd"/>
      <w:r>
        <w:rPr>
          <w:rFonts w:asciiTheme="minorBidi" w:hAnsiTheme="minorBidi"/>
          <w:color w:val="00B050"/>
          <w:sz w:val="28"/>
        </w:rPr>
        <w:t>)</w:t>
      </w:r>
    </w:p>
    <w:p w14:paraId="62F085B0" w14:textId="77777777" w:rsidR="0053781F" w:rsidRPr="0044627F" w:rsidRDefault="00DB1B64" w:rsidP="0053781F">
      <w:pPr>
        <w:rPr>
          <w:rFonts w:asciiTheme="minorBidi" w:hAnsiTheme="minorBidi"/>
          <w:color w:val="00B050"/>
          <w:sz w:val="28"/>
        </w:rPr>
      </w:pPr>
      <w:r>
        <w:rPr>
          <w:rFonts w:asciiTheme="minorBidi" w:hAnsiTheme="minorBidi"/>
          <w:color w:val="00B050"/>
          <w:sz w:val="28"/>
        </w:rPr>
        <w:t xml:space="preserve">Fully Connected Layer </w:t>
      </w:r>
      <w:r>
        <w:rPr>
          <w:rFonts w:asciiTheme="minorBidi" w:hAnsiTheme="minorBidi"/>
          <w:color w:val="00B050"/>
          <w:sz w:val="28"/>
          <w:cs/>
        </w:rPr>
        <w:t xml:space="preserve">ของแต่ละโมเดลต่างกันที่จำนวน </w:t>
      </w:r>
      <w:proofErr w:type="spellStart"/>
      <w:r>
        <w:rPr>
          <w:rFonts w:asciiTheme="minorBidi" w:hAnsiTheme="minorBidi"/>
          <w:color w:val="00B050"/>
          <w:sz w:val="28"/>
        </w:rPr>
        <w:t>in_features</w:t>
      </w:r>
      <w:proofErr w:type="spellEnd"/>
      <w:r>
        <w:rPr>
          <w:rFonts w:asciiTheme="minorBidi" w:hAnsiTheme="minorBidi"/>
          <w:color w:val="00B050"/>
          <w:sz w:val="28"/>
        </w:rPr>
        <w:t xml:space="preserve"> </w:t>
      </w:r>
      <w:r>
        <w:rPr>
          <w:rFonts w:asciiTheme="minorBidi" w:hAnsiTheme="minorBidi"/>
          <w:color w:val="00B050"/>
          <w:sz w:val="28"/>
          <w:cs/>
        </w:rPr>
        <w:t xml:space="preserve">ซึ่งเท่ากับขนาด </w:t>
      </w:r>
      <w:r>
        <w:rPr>
          <w:rFonts w:asciiTheme="minorBidi" w:hAnsiTheme="minorBidi"/>
          <w:color w:val="00B050"/>
          <w:sz w:val="28"/>
        </w:rPr>
        <w:t xml:space="preserve">feature </w:t>
      </w:r>
      <w:r>
        <w:rPr>
          <w:rFonts w:asciiTheme="minorBidi" w:hAnsiTheme="minorBidi"/>
          <w:color w:val="00B050"/>
          <w:sz w:val="28"/>
          <w:cs/>
        </w:rPr>
        <w:t xml:space="preserve">ที่ออกจาก </w:t>
      </w:r>
      <w:r>
        <w:rPr>
          <w:rFonts w:asciiTheme="minorBidi" w:hAnsiTheme="minorBidi"/>
          <w:color w:val="00B050"/>
          <w:sz w:val="28"/>
        </w:rPr>
        <w:t>backbone</w:t>
      </w:r>
      <w:r>
        <w:rPr>
          <w:rFonts w:asciiTheme="minorBidi" w:hAnsiTheme="minorBidi"/>
          <w:color w:val="00B050"/>
          <w:sz w:val="28"/>
          <w:cs/>
        </w:rPr>
        <w:t xml:space="preserve"> ส่วน </w:t>
      </w:r>
      <w:proofErr w:type="spellStart"/>
      <w:r>
        <w:rPr>
          <w:rFonts w:asciiTheme="minorBidi" w:hAnsiTheme="minorBidi"/>
          <w:color w:val="00B050"/>
          <w:sz w:val="28"/>
        </w:rPr>
        <w:t>hidden_dim</w:t>
      </w:r>
      <w:proofErr w:type="spellEnd"/>
      <w:r>
        <w:rPr>
          <w:rFonts w:asciiTheme="minorBidi" w:hAnsiTheme="minorBidi"/>
          <w:color w:val="00B050"/>
          <w:sz w:val="28"/>
        </w:rPr>
        <w:t xml:space="preserve"> </w:t>
      </w:r>
      <w:r>
        <w:rPr>
          <w:rFonts w:asciiTheme="minorBidi" w:hAnsiTheme="minorBidi"/>
          <w:color w:val="00B050"/>
          <w:sz w:val="28"/>
          <w:cs/>
        </w:rPr>
        <w:t xml:space="preserve">และ </w:t>
      </w:r>
      <w:r>
        <w:rPr>
          <w:rFonts w:asciiTheme="minorBidi" w:hAnsiTheme="minorBidi"/>
          <w:color w:val="00B050"/>
          <w:sz w:val="28"/>
        </w:rPr>
        <w:t xml:space="preserve">dropout </w:t>
      </w:r>
      <w:r>
        <w:rPr>
          <w:rFonts w:asciiTheme="minorBidi" w:hAnsiTheme="minorBidi"/>
          <w:color w:val="00B050"/>
          <w:sz w:val="28"/>
          <w:cs/>
        </w:rPr>
        <w:t xml:space="preserve">เป็น </w:t>
      </w:r>
      <w:r>
        <w:rPr>
          <w:rFonts w:asciiTheme="minorBidi" w:hAnsiTheme="minorBidi"/>
          <w:color w:val="00B050"/>
          <w:sz w:val="28"/>
        </w:rPr>
        <w:t xml:space="preserve">hyperparameter </w:t>
      </w:r>
      <w:r>
        <w:rPr>
          <w:rFonts w:asciiTheme="minorBidi" w:hAnsiTheme="minorBidi"/>
          <w:color w:val="00B050"/>
          <w:sz w:val="28"/>
          <w:cs/>
        </w:rPr>
        <w:t xml:space="preserve">ที่ให้ </w:t>
      </w:r>
      <w:proofErr w:type="spellStart"/>
      <w:r>
        <w:rPr>
          <w:rFonts w:asciiTheme="minorBidi" w:hAnsiTheme="minorBidi"/>
          <w:color w:val="00B050"/>
          <w:sz w:val="28"/>
        </w:rPr>
        <w:t>Optuna</w:t>
      </w:r>
      <w:proofErr w:type="spellEnd"/>
      <w:r>
        <w:rPr>
          <w:rFonts w:asciiTheme="minorBidi" w:hAnsiTheme="minorBidi"/>
          <w:color w:val="00B050"/>
          <w:sz w:val="28"/>
        </w:rPr>
        <w:t xml:space="preserve"> </w:t>
      </w:r>
      <w:r>
        <w:rPr>
          <w:rFonts w:asciiTheme="minorBidi" w:hAnsiTheme="minorBidi"/>
          <w:color w:val="00B050"/>
          <w:sz w:val="28"/>
          <w:cs/>
        </w:rPr>
        <w:t>ค้นหา</w:t>
      </w:r>
    </w:p>
    <w:tbl>
      <w:tblPr>
        <w:tblStyle w:val="GridTable1Light-Accent5"/>
        <w:tblW w:w="8559" w:type="dxa"/>
        <w:jc w:val="center"/>
        <w:tblLayout w:type="fixed"/>
        <w:tblLook w:val="04A0" w:firstRow="1" w:lastRow="0" w:firstColumn="1" w:lastColumn="0" w:noHBand="0" w:noVBand="1"/>
      </w:tblPr>
      <w:tblGrid>
        <w:gridCol w:w="3114"/>
        <w:gridCol w:w="1802"/>
        <w:gridCol w:w="2027"/>
        <w:gridCol w:w="1616"/>
      </w:tblGrid>
      <w:tr w:rsidR="00412752" w:rsidRPr="00412752" w14:paraId="4AA62D67" w14:textId="77777777" w:rsidTr="00B41B8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  <w:shd w:val="clear" w:color="auto" w:fill="DEEAF6" w:themeFill="accent5" w:themeFillTint="33"/>
            <w:hideMark/>
          </w:tcPr>
          <w:p w14:paraId="4045ABAC" w14:textId="77777777" w:rsidR="0025372D" w:rsidRPr="00412752" w:rsidRDefault="0025372D" w:rsidP="0025372D">
            <w:pPr>
              <w:jc w:val="center"/>
              <w:rPr>
                <w:rFonts w:eastAsia="Times New Roman" w:cstheme="minorHAnsi"/>
                <w:color w:val="00B050"/>
                <w:szCs w:val="22"/>
              </w:rPr>
            </w:pPr>
            <w:r w:rsidRPr="00412752">
              <w:rPr>
                <w:rFonts w:eastAsia="Times New Roman" w:cstheme="minorHAnsi"/>
                <w:color w:val="00B050"/>
                <w:szCs w:val="22"/>
              </w:rPr>
              <w:t>Model</w:t>
            </w:r>
          </w:p>
        </w:tc>
        <w:tc>
          <w:tcPr>
            <w:tcW w:w="1802" w:type="dxa"/>
            <w:shd w:val="clear" w:color="auto" w:fill="DEEAF6" w:themeFill="accent5" w:themeFillTint="33"/>
            <w:hideMark/>
          </w:tcPr>
          <w:p w14:paraId="4BD7C431" w14:textId="77777777" w:rsidR="0025372D" w:rsidRPr="00412752" w:rsidRDefault="0025372D" w:rsidP="0025372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B050"/>
                <w:szCs w:val="22"/>
              </w:rPr>
            </w:pPr>
            <w:r w:rsidRPr="00412752">
              <w:rPr>
                <w:rFonts w:ascii="Browallia New" w:eastAsia="Times New Roman" w:hAnsi="Browallia New" w:cs="Browallia New" w:hint="cs"/>
                <w:color w:val="00B050"/>
                <w:szCs w:val="22"/>
                <w:cs/>
              </w:rPr>
              <w:t>ตำแหน่งที่แทนที่</w:t>
            </w:r>
          </w:p>
        </w:tc>
        <w:tc>
          <w:tcPr>
            <w:tcW w:w="2027" w:type="dxa"/>
            <w:shd w:val="clear" w:color="auto" w:fill="DEEAF6" w:themeFill="accent5" w:themeFillTint="33"/>
            <w:hideMark/>
          </w:tcPr>
          <w:p w14:paraId="2F8E7C6B" w14:textId="77777777" w:rsidR="0025372D" w:rsidRPr="00412752" w:rsidRDefault="0025372D" w:rsidP="0025372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B050"/>
                <w:szCs w:val="22"/>
              </w:rPr>
            </w:pPr>
            <w:proofErr w:type="spellStart"/>
            <w:r w:rsidRPr="00412752">
              <w:rPr>
                <w:rFonts w:eastAsia="Times New Roman" w:cstheme="minorHAnsi"/>
                <w:color w:val="00B050"/>
                <w:szCs w:val="22"/>
              </w:rPr>
              <w:t>in_features</w:t>
            </w:r>
            <w:proofErr w:type="spellEnd"/>
          </w:p>
        </w:tc>
        <w:tc>
          <w:tcPr>
            <w:tcW w:w="1616" w:type="dxa"/>
            <w:shd w:val="clear" w:color="auto" w:fill="DEEAF6" w:themeFill="accent5" w:themeFillTint="33"/>
            <w:hideMark/>
          </w:tcPr>
          <w:p w14:paraId="0847EEF0" w14:textId="77777777" w:rsidR="0025372D" w:rsidRPr="00412752" w:rsidRDefault="0025372D" w:rsidP="0025372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B050"/>
                <w:szCs w:val="22"/>
              </w:rPr>
            </w:pPr>
            <w:proofErr w:type="spellStart"/>
            <w:r w:rsidRPr="00412752">
              <w:rPr>
                <w:rFonts w:eastAsia="Times New Roman" w:cstheme="minorHAnsi"/>
                <w:color w:val="00B050"/>
                <w:szCs w:val="22"/>
              </w:rPr>
              <w:t>out_features</w:t>
            </w:r>
            <w:proofErr w:type="spellEnd"/>
          </w:p>
        </w:tc>
      </w:tr>
      <w:tr w:rsidR="00412752" w:rsidRPr="00412752" w14:paraId="6A99787B" w14:textId="77777777" w:rsidTr="00B41B8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  <w:hideMark/>
          </w:tcPr>
          <w:p w14:paraId="64289571" w14:textId="77777777" w:rsidR="0025372D" w:rsidRPr="00412752" w:rsidRDefault="0025372D" w:rsidP="0025372D">
            <w:pPr>
              <w:rPr>
                <w:rFonts w:eastAsia="Times New Roman" w:cstheme="minorHAnsi"/>
                <w:b w:val="0"/>
                <w:bCs w:val="0"/>
                <w:color w:val="00B050"/>
                <w:szCs w:val="22"/>
              </w:rPr>
            </w:pPr>
            <w:r w:rsidRPr="00412752">
              <w:rPr>
                <w:rFonts w:eastAsia="Times New Roman" w:cstheme="minorHAnsi"/>
                <w:b w:val="0"/>
                <w:bCs w:val="0"/>
                <w:color w:val="00B050"/>
                <w:szCs w:val="22"/>
              </w:rPr>
              <w:t>ResNet50</w:t>
            </w:r>
          </w:p>
        </w:tc>
        <w:tc>
          <w:tcPr>
            <w:tcW w:w="1802" w:type="dxa"/>
            <w:hideMark/>
          </w:tcPr>
          <w:p w14:paraId="03FA05C4" w14:textId="77777777" w:rsidR="0025372D" w:rsidRPr="00412752" w:rsidRDefault="0025372D" w:rsidP="002537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B050"/>
                <w:szCs w:val="22"/>
              </w:rPr>
            </w:pPr>
            <w:r w:rsidRPr="00412752">
              <w:rPr>
                <w:rFonts w:eastAsia="Times New Roman" w:cstheme="minorHAnsi"/>
                <w:color w:val="00B050"/>
                <w:szCs w:val="22"/>
              </w:rPr>
              <w:t>fc</w:t>
            </w:r>
          </w:p>
        </w:tc>
        <w:tc>
          <w:tcPr>
            <w:tcW w:w="2027" w:type="dxa"/>
            <w:hideMark/>
          </w:tcPr>
          <w:p w14:paraId="29BBF164" w14:textId="77777777" w:rsidR="0025372D" w:rsidRPr="00412752" w:rsidRDefault="0025372D" w:rsidP="002537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B050"/>
                <w:szCs w:val="22"/>
              </w:rPr>
            </w:pPr>
            <w:r w:rsidRPr="00412752">
              <w:rPr>
                <w:rFonts w:eastAsia="Times New Roman" w:cstheme="minorHAnsi"/>
                <w:color w:val="00B050"/>
                <w:szCs w:val="22"/>
              </w:rPr>
              <w:t>2048</w:t>
            </w:r>
          </w:p>
        </w:tc>
        <w:tc>
          <w:tcPr>
            <w:tcW w:w="1616" w:type="dxa"/>
            <w:hideMark/>
          </w:tcPr>
          <w:p w14:paraId="2A286438" w14:textId="77777777" w:rsidR="0025372D" w:rsidRPr="00412752" w:rsidRDefault="0025372D" w:rsidP="002537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B050"/>
                <w:szCs w:val="22"/>
              </w:rPr>
            </w:pPr>
            <w:r w:rsidRPr="00412752">
              <w:rPr>
                <w:rFonts w:eastAsia="Times New Roman" w:cstheme="minorHAnsi"/>
                <w:color w:val="00B050"/>
                <w:szCs w:val="22"/>
              </w:rPr>
              <w:t>4</w:t>
            </w:r>
          </w:p>
        </w:tc>
      </w:tr>
      <w:tr w:rsidR="00412752" w:rsidRPr="00412752" w14:paraId="1ED1299C" w14:textId="77777777" w:rsidTr="00B41B8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  <w:hideMark/>
          </w:tcPr>
          <w:p w14:paraId="1CAFF31B" w14:textId="77777777" w:rsidR="0025372D" w:rsidRPr="00412752" w:rsidRDefault="0025372D" w:rsidP="0025372D">
            <w:pPr>
              <w:rPr>
                <w:rFonts w:eastAsia="Times New Roman" w:cstheme="minorHAnsi"/>
                <w:b w:val="0"/>
                <w:bCs w:val="0"/>
                <w:color w:val="00B050"/>
                <w:szCs w:val="22"/>
              </w:rPr>
            </w:pPr>
            <w:r w:rsidRPr="00412752">
              <w:rPr>
                <w:rFonts w:eastAsia="Times New Roman" w:cstheme="minorHAnsi"/>
                <w:b w:val="0"/>
                <w:bCs w:val="0"/>
                <w:color w:val="00B050"/>
                <w:szCs w:val="22"/>
              </w:rPr>
              <w:t>VGG16</w:t>
            </w:r>
          </w:p>
        </w:tc>
        <w:tc>
          <w:tcPr>
            <w:tcW w:w="1802" w:type="dxa"/>
            <w:hideMark/>
          </w:tcPr>
          <w:p w14:paraId="250E2648" w14:textId="77777777" w:rsidR="0025372D" w:rsidRPr="00412752" w:rsidRDefault="0025372D" w:rsidP="002537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B050"/>
                <w:szCs w:val="22"/>
              </w:rPr>
            </w:pPr>
            <w:r w:rsidRPr="00412752">
              <w:rPr>
                <w:rFonts w:eastAsia="Times New Roman" w:cstheme="minorHAnsi"/>
                <w:color w:val="00B050"/>
                <w:szCs w:val="22"/>
              </w:rPr>
              <w:t>classifier</w:t>
            </w:r>
          </w:p>
        </w:tc>
        <w:tc>
          <w:tcPr>
            <w:tcW w:w="2027" w:type="dxa"/>
            <w:hideMark/>
          </w:tcPr>
          <w:p w14:paraId="2ADF58F9" w14:textId="77777777" w:rsidR="0025372D" w:rsidRPr="00412752" w:rsidRDefault="0025372D" w:rsidP="002537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B050"/>
                <w:szCs w:val="22"/>
              </w:rPr>
            </w:pPr>
            <w:r w:rsidRPr="00412752">
              <w:rPr>
                <w:rFonts w:eastAsia="Times New Roman" w:cstheme="minorHAnsi"/>
                <w:color w:val="00B050"/>
                <w:szCs w:val="22"/>
              </w:rPr>
              <w:t>25088 (512×7×7)</w:t>
            </w:r>
          </w:p>
        </w:tc>
        <w:tc>
          <w:tcPr>
            <w:tcW w:w="1616" w:type="dxa"/>
            <w:hideMark/>
          </w:tcPr>
          <w:p w14:paraId="55650081" w14:textId="77777777" w:rsidR="0025372D" w:rsidRPr="00412752" w:rsidRDefault="0025372D" w:rsidP="002537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B050"/>
                <w:szCs w:val="22"/>
              </w:rPr>
            </w:pPr>
            <w:r w:rsidRPr="00412752">
              <w:rPr>
                <w:rFonts w:eastAsia="Times New Roman" w:cstheme="minorHAnsi"/>
                <w:color w:val="00B050"/>
                <w:szCs w:val="22"/>
              </w:rPr>
              <w:t>4</w:t>
            </w:r>
          </w:p>
        </w:tc>
      </w:tr>
      <w:tr w:rsidR="00412752" w:rsidRPr="00412752" w14:paraId="3A7E9C15" w14:textId="77777777" w:rsidTr="00B41B8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  <w:hideMark/>
          </w:tcPr>
          <w:p w14:paraId="593609DB" w14:textId="77777777" w:rsidR="0025372D" w:rsidRPr="00412752" w:rsidRDefault="0025372D" w:rsidP="0025372D">
            <w:pPr>
              <w:rPr>
                <w:rFonts w:eastAsia="Times New Roman" w:cstheme="minorHAnsi"/>
                <w:b w:val="0"/>
                <w:bCs w:val="0"/>
                <w:color w:val="00B050"/>
                <w:szCs w:val="22"/>
              </w:rPr>
            </w:pPr>
            <w:r w:rsidRPr="00412752">
              <w:rPr>
                <w:rFonts w:eastAsia="Times New Roman" w:cstheme="minorHAnsi"/>
                <w:b w:val="0"/>
                <w:bCs w:val="0"/>
                <w:color w:val="00B050"/>
                <w:szCs w:val="22"/>
              </w:rPr>
              <w:t>EfficientNet-B0</w:t>
            </w:r>
          </w:p>
        </w:tc>
        <w:tc>
          <w:tcPr>
            <w:tcW w:w="1802" w:type="dxa"/>
            <w:hideMark/>
          </w:tcPr>
          <w:p w14:paraId="0924FBA4" w14:textId="77777777" w:rsidR="0025372D" w:rsidRPr="00412752" w:rsidRDefault="0025372D" w:rsidP="002537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B050"/>
                <w:szCs w:val="22"/>
              </w:rPr>
            </w:pPr>
            <w:r w:rsidRPr="00412752">
              <w:rPr>
                <w:rFonts w:eastAsia="Times New Roman" w:cstheme="minorHAnsi"/>
                <w:color w:val="00B050"/>
                <w:szCs w:val="22"/>
              </w:rPr>
              <w:t>classifier</w:t>
            </w:r>
          </w:p>
        </w:tc>
        <w:tc>
          <w:tcPr>
            <w:tcW w:w="2027" w:type="dxa"/>
            <w:hideMark/>
          </w:tcPr>
          <w:p w14:paraId="6AD67753" w14:textId="77777777" w:rsidR="0025372D" w:rsidRPr="00412752" w:rsidRDefault="0025372D" w:rsidP="002537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B050"/>
                <w:szCs w:val="22"/>
              </w:rPr>
            </w:pPr>
            <w:r w:rsidRPr="00412752">
              <w:rPr>
                <w:rFonts w:eastAsia="Times New Roman" w:cstheme="minorHAnsi"/>
                <w:color w:val="00B050"/>
                <w:szCs w:val="22"/>
              </w:rPr>
              <w:t>1280</w:t>
            </w:r>
          </w:p>
        </w:tc>
        <w:tc>
          <w:tcPr>
            <w:tcW w:w="1616" w:type="dxa"/>
            <w:hideMark/>
          </w:tcPr>
          <w:p w14:paraId="40ACA68F" w14:textId="77777777" w:rsidR="0025372D" w:rsidRPr="00412752" w:rsidRDefault="0025372D" w:rsidP="002537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B050"/>
                <w:szCs w:val="22"/>
              </w:rPr>
            </w:pPr>
            <w:r w:rsidRPr="00412752">
              <w:rPr>
                <w:rFonts w:eastAsia="Times New Roman" w:cstheme="minorHAnsi"/>
                <w:color w:val="00B050"/>
                <w:szCs w:val="22"/>
              </w:rPr>
              <w:t>4</w:t>
            </w:r>
          </w:p>
        </w:tc>
      </w:tr>
      <w:tr w:rsidR="00412752" w:rsidRPr="00412752" w14:paraId="5566ED27" w14:textId="77777777" w:rsidTr="00B41B8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  <w:hideMark/>
          </w:tcPr>
          <w:p w14:paraId="2636AD31" w14:textId="77777777" w:rsidR="0025372D" w:rsidRPr="00412752" w:rsidRDefault="0025372D" w:rsidP="0025372D">
            <w:pPr>
              <w:rPr>
                <w:rFonts w:eastAsia="Times New Roman" w:cstheme="minorHAnsi"/>
                <w:b w:val="0"/>
                <w:bCs w:val="0"/>
                <w:color w:val="00B050"/>
                <w:szCs w:val="22"/>
              </w:rPr>
            </w:pPr>
            <w:r w:rsidRPr="00412752">
              <w:rPr>
                <w:rFonts w:eastAsia="Times New Roman" w:cstheme="minorHAnsi"/>
                <w:b w:val="0"/>
                <w:bCs w:val="0"/>
                <w:color w:val="00B050"/>
                <w:szCs w:val="22"/>
              </w:rPr>
              <w:t>MobileNetV3-Small</w:t>
            </w:r>
          </w:p>
        </w:tc>
        <w:tc>
          <w:tcPr>
            <w:tcW w:w="1802" w:type="dxa"/>
            <w:hideMark/>
          </w:tcPr>
          <w:p w14:paraId="1A9F094B" w14:textId="77777777" w:rsidR="0025372D" w:rsidRPr="00412752" w:rsidRDefault="0025372D" w:rsidP="002537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B050"/>
                <w:szCs w:val="22"/>
              </w:rPr>
            </w:pPr>
            <w:r w:rsidRPr="00412752">
              <w:rPr>
                <w:rFonts w:eastAsia="Times New Roman" w:cstheme="minorHAnsi"/>
                <w:color w:val="00B050"/>
                <w:szCs w:val="22"/>
              </w:rPr>
              <w:t>classifier</w:t>
            </w:r>
          </w:p>
        </w:tc>
        <w:tc>
          <w:tcPr>
            <w:tcW w:w="2027" w:type="dxa"/>
            <w:hideMark/>
          </w:tcPr>
          <w:p w14:paraId="62344993" w14:textId="77777777" w:rsidR="0025372D" w:rsidRPr="00412752" w:rsidRDefault="0025372D" w:rsidP="002537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B050"/>
                <w:szCs w:val="22"/>
              </w:rPr>
            </w:pPr>
            <w:r w:rsidRPr="00412752">
              <w:rPr>
                <w:rFonts w:eastAsia="Times New Roman" w:cstheme="minorHAnsi"/>
                <w:color w:val="00B050"/>
                <w:szCs w:val="22"/>
              </w:rPr>
              <w:t>576</w:t>
            </w:r>
          </w:p>
        </w:tc>
        <w:tc>
          <w:tcPr>
            <w:tcW w:w="1616" w:type="dxa"/>
            <w:hideMark/>
          </w:tcPr>
          <w:p w14:paraId="0AF7899C" w14:textId="77777777" w:rsidR="0025372D" w:rsidRPr="00412752" w:rsidRDefault="0025372D" w:rsidP="002537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B050"/>
                <w:szCs w:val="22"/>
              </w:rPr>
            </w:pPr>
            <w:r w:rsidRPr="00412752">
              <w:rPr>
                <w:rFonts w:eastAsia="Times New Roman" w:cstheme="minorHAnsi"/>
                <w:color w:val="00B050"/>
                <w:szCs w:val="22"/>
              </w:rPr>
              <w:t>4</w:t>
            </w:r>
          </w:p>
        </w:tc>
      </w:tr>
    </w:tbl>
    <w:p w14:paraId="68A4D5F2" w14:textId="77777777" w:rsidR="0025372D" w:rsidRDefault="0025372D" w:rsidP="0053781F">
      <w:pPr>
        <w:rPr>
          <w:rFonts w:asciiTheme="minorBidi" w:hAnsiTheme="minorBidi"/>
          <w:sz w:val="28"/>
        </w:rPr>
      </w:pPr>
    </w:p>
    <w:p w14:paraId="16B08A85" w14:textId="77777777" w:rsidR="00EB659D" w:rsidRDefault="00B42FBA" w:rsidP="00EB659D">
      <w:pPr>
        <w:pStyle w:val="Heading2"/>
        <w:rPr>
          <w:rFonts w:asciiTheme="minorBidi" w:hAnsiTheme="minorBidi" w:cstheme="minorBidi"/>
          <w:b/>
          <w:bCs/>
          <w:color w:val="00B050"/>
          <w:sz w:val="36"/>
          <w:szCs w:val="44"/>
        </w:rPr>
      </w:pPr>
      <w:r>
        <w:rPr>
          <w:rFonts w:asciiTheme="minorBidi" w:hAnsiTheme="minorBidi" w:cstheme="minorBidi"/>
          <w:b/>
          <w:bCs/>
          <w:color w:val="00B050"/>
          <w:sz w:val="36"/>
          <w:szCs w:val="44"/>
        </w:rPr>
        <w:t>4.Training method</w:t>
      </w:r>
    </w:p>
    <w:p w14:paraId="6C2A803E" w14:textId="77777777" w:rsidR="00E20948" w:rsidRPr="000346C1" w:rsidRDefault="00E20948" w:rsidP="00E20948">
      <w:pPr>
        <w:rPr>
          <w:color w:val="00B050"/>
        </w:rPr>
      </w:pPr>
      <w:r>
        <w:rPr>
          <w:rFonts w:hint="cs"/>
          <w:color w:val="00B050"/>
          <w:cs/>
        </w:rPr>
        <w:t xml:space="preserve">การเทรนถูกแบ่งออกเป็น </w:t>
      </w:r>
      <w:r>
        <w:rPr>
          <w:color w:val="00B050"/>
        </w:rPr>
        <w:t>2</w:t>
      </w:r>
      <w:r>
        <w:rPr>
          <w:rFonts w:hint="cs"/>
          <w:color w:val="00B050"/>
          <w:cs/>
        </w:rPr>
        <w:t xml:space="preserve"> แบบเพื่อเปรียบเทียบผลลัพธ์ที่ดีที่สุด </w:t>
      </w:r>
    </w:p>
    <w:p w14:paraId="3586AD34" w14:textId="77777777" w:rsidR="00E20948" w:rsidRPr="000346C1" w:rsidRDefault="00633B9F" w:rsidP="00E20948">
      <w:pPr>
        <w:pStyle w:val="ListParagraph"/>
        <w:numPr>
          <w:ilvl w:val="0"/>
          <w:numId w:val="5"/>
        </w:numPr>
        <w:rPr>
          <w:color w:val="00B050"/>
        </w:rPr>
      </w:pPr>
      <w:r>
        <w:rPr>
          <w:rFonts w:hint="cs"/>
          <w:color w:val="00B050"/>
          <w:cs/>
        </w:rPr>
        <w:t xml:space="preserve">แบบที่ </w:t>
      </w:r>
      <w:r>
        <w:rPr>
          <w:color w:val="00B050"/>
        </w:rPr>
        <w:t xml:space="preserve">1 Freeze all Backbone: </w:t>
      </w:r>
      <w:r>
        <w:rPr>
          <w:rFonts w:hint="cs"/>
          <w:color w:val="00B050"/>
          <w:cs/>
        </w:rPr>
        <w:t xml:space="preserve">หมายความว่า </w:t>
      </w:r>
      <w:r>
        <w:rPr>
          <w:color w:val="00B050"/>
        </w:rPr>
        <w:t xml:space="preserve">weight </w:t>
      </w:r>
      <w:r>
        <w:rPr>
          <w:rFonts w:hint="cs"/>
          <w:color w:val="00B050"/>
          <w:cs/>
        </w:rPr>
        <w:t xml:space="preserve">ของ </w:t>
      </w:r>
      <w:r>
        <w:rPr>
          <w:color w:val="00B050"/>
        </w:rPr>
        <w:t>backbone (</w:t>
      </w:r>
      <w:r>
        <w:rPr>
          <w:rFonts w:hint="cs"/>
          <w:color w:val="00B050"/>
          <w:cs/>
        </w:rPr>
        <w:t xml:space="preserve">ส่วนที่ </w:t>
      </w:r>
      <w:r>
        <w:rPr>
          <w:color w:val="00B050"/>
        </w:rPr>
        <w:t xml:space="preserve">pretrained </w:t>
      </w:r>
      <w:r>
        <w:rPr>
          <w:rFonts w:hint="cs"/>
          <w:color w:val="00B050"/>
          <w:cs/>
        </w:rPr>
        <w:t>มา</w:t>
      </w:r>
      <w:r>
        <w:rPr>
          <w:color w:val="00B050"/>
        </w:rPr>
        <w:t>)</w:t>
      </w:r>
      <w:r>
        <w:rPr>
          <w:rFonts w:hint="cs"/>
          <w:color w:val="00B050"/>
          <w:cs/>
        </w:rPr>
        <w:t xml:space="preserve"> ถูก </w:t>
      </w:r>
      <w:r>
        <w:rPr>
          <w:color w:val="00B050"/>
        </w:rPr>
        <w:t xml:space="preserve">freeze </w:t>
      </w:r>
      <w:r>
        <w:rPr>
          <w:rFonts w:hint="cs"/>
          <w:color w:val="00B050"/>
          <w:cs/>
        </w:rPr>
        <w:t xml:space="preserve">ไว้ทั้งหมด มีพียง </w:t>
      </w:r>
      <w:r>
        <w:rPr>
          <w:color w:val="00B050"/>
        </w:rPr>
        <w:t>classifier head</w:t>
      </w:r>
      <w:r>
        <w:rPr>
          <w:rFonts w:hint="cs"/>
          <w:color w:val="00B050"/>
          <w:cs/>
        </w:rPr>
        <w:t xml:space="preserve"> เท่านั้นที่มีการอัพเดต</w:t>
      </w:r>
      <w:r>
        <w:rPr>
          <w:color w:val="00B050"/>
        </w:rPr>
        <w:t xml:space="preserve"> gradient </w:t>
      </w:r>
    </w:p>
    <w:p w14:paraId="0AAF8646" w14:textId="032496B4" w:rsidR="00202FC7" w:rsidRDefault="00633B9F" w:rsidP="00CF04AC">
      <w:pPr>
        <w:pStyle w:val="ListParagraph"/>
        <w:numPr>
          <w:ilvl w:val="0"/>
          <w:numId w:val="5"/>
        </w:numPr>
        <w:rPr>
          <w:color w:val="00B050"/>
        </w:rPr>
      </w:pPr>
      <w:r>
        <w:rPr>
          <w:rFonts w:hint="cs"/>
          <w:color w:val="00B050"/>
          <w:cs/>
        </w:rPr>
        <w:t xml:space="preserve">แบบที่ </w:t>
      </w:r>
      <w:r>
        <w:rPr>
          <w:color w:val="00B050"/>
        </w:rPr>
        <w:t>2</w:t>
      </w:r>
      <w:r>
        <w:rPr>
          <w:rFonts w:hint="cs"/>
          <w:color w:val="00B050"/>
          <w:cs/>
        </w:rPr>
        <w:t xml:space="preserve"> </w:t>
      </w:r>
      <w:r>
        <w:rPr>
          <w:color w:val="00B050"/>
        </w:rPr>
        <w:t xml:space="preserve">Selective Unfreeze: </w:t>
      </w:r>
      <w:r>
        <w:rPr>
          <w:rFonts w:hint="cs"/>
          <w:color w:val="00B050"/>
          <w:cs/>
        </w:rPr>
        <w:t xml:space="preserve">จะ </w:t>
      </w:r>
      <w:r>
        <w:rPr>
          <w:color w:val="00B050"/>
        </w:rPr>
        <w:t xml:space="preserve">unfreeze </w:t>
      </w:r>
      <w:r>
        <w:rPr>
          <w:rFonts w:hint="cs"/>
          <w:color w:val="00B050"/>
          <w:cs/>
        </w:rPr>
        <w:t>บางส่วนของ</w:t>
      </w:r>
      <w:r>
        <w:rPr>
          <w:color w:val="00B050"/>
        </w:rPr>
        <w:t xml:space="preserve"> backbone</w:t>
      </w:r>
      <w:r>
        <w:rPr>
          <w:rFonts w:hint="cs"/>
          <w:color w:val="00B050"/>
          <w:cs/>
        </w:rPr>
        <w:t xml:space="preserve"> เพื่อให้ </w:t>
      </w:r>
      <w:r>
        <w:rPr>
          <w:color w:val="00B050"/>
        </w:rPr>
        <w:t xml:space="preserve">model </w:t>
      </w:r>
      <w:r>
        <w:rPr>
          <w:rFonts w:hint="cs"/>
          <w:color w:val="00B050"/>
          <w:cs/>
        </w:rPr>
        <w:t xml:space="preserve">สามารถ </w:t>
      </w:r>
      <w:r>
        <w:rPr>
          <w:color w:val="00B050"/>
        </w:rPr>
        <w:t xml:space="preserve">fine-tune features </w:t>
      </w:r>
      <w:r>
        <w:rPr>
          <w:rFonts w:hint="cs"/>
          <w:color w:val="00B050"/>
          <w:cs/>
        </w:rPr>
        <w:t xml:space="preserve">ให้เหมาะกับ </w:t>
      </w:r>
      <w:r>
        <w:rPr>
          <w:color w:val="00B050"/>
        </w:rPr>
        <w:t xml:space="preserve">dataset </w:t>
      </w:r>
      <w:r>
        <w:rPr>
          <w:rFonts w:hint="cs"/>
          <w:color w:val="00B050"/>
          <w:cs/>
        </w:rPr>
        <w:t xml:space="preserve">ของเรามากขึ้น โดยการหาช่วง </w:t>
      </w:r>
      <w:r>
        <w:rPr>
          <w:color w:val="00B050"/>
        </w:rPr>
        <w:t xml:space="preserve">unfreeze </w:t>
      </w:r>
      <w:r>
        <w:rPr>
          <w:rFonts w:hint="cs"/>
          <w:color w:val="00B050"/>
          <w:cs/>
        </w:rPr>
        <w:t xml:space="preserve">ที่ดีสุดจะใช้การทำ </w:t>
      </w:r>
      <w:r>
        <w:rPr>
          <w:color w:val="00B050"/>
        </w:rPr>
        <w:t>hyperparameter tuning</w:t>
      </w:r>
      <w:r>
        <w:rPr>
          <w:rFonts w:hint="cs"/>
          <w:color w:val="00B050"/>
          <w:cs/>
        </w:rPr>
        <w:t xml:space="preserve"> ซึ่งจะแบ่งโครงสร้างของ </w:t>
      </w:r>
      <w:r>
        <w:rPr>
          <w:color w:val="00B050"/>
        </w:rPr>
        <w:t xml:space="preserve">backbone </w:t>
      </w:r>
      <w:r>
        <w:rPr>
          <w:rFonts w:hint="cs"/>
          <w:color w:val="00B050"/>
          <w:cs/>
        </w:rPr>
        <w:t xml:space="preserve">ออกเป็น </w:t>
      </w:r>
      <w:r>
        <w:rPr>
          <w:color w:val="00B050"/>
        </w:rPr>
        <w:t xml:space="preserve">4 stage </w:t>
      </w:r>
      <w:r w:rsidR="009F7A4F">
        <w:rPr>
          <w:rFonts w:hint="cs"/>
          <w:color w:val="00B050"/>
          <w:cs/>
        </w:rPr>
        <w:t xml:space="preserve">ตามขนาดของ </w:t>
      </w:r>
      <w:r w:rsidR="009F7A4F">
        <w:rPr>
          <w:color w:val="00B050"/>
        </w:rPr>
        <w:t xml:space="preserve">feature map size </w:t>
      </w:r>
      <w:r>
        <w:rPr>
          <w:rFonts w:hint="cs"/>
          <w:color w:val="00B050"/>
          <w:cs/>
        </w:rPr>
        <w:t xml:space="preserve">และทำ </w:t>
      </w:r>
      <w:r>
        <w:rPr>
          <w:color w:val="00B050"/>
        </w:rPr>
        <w:t>fine-tuning</w:t>
      </w:r>
      <w:r>
        <w:rPr>
          <w:rFonts w:hint="cs"/>
          <w:color w:val="00B050"/>
          <w:cs/>
        </w:rPr>
        <w:t xml:space="preserve"> เพื่อหาช่วงในการ </w:t>
      </w:r>
      <w:r>
        <w:rPr>
          <w:color w:val="00B050"/>
        </w:rPr>
        <w:t xml:space="preserve">unfreeze </w:t>
      </w:r>
      <w:r>
        <w:rPr>
          <w:rFonts w:hint="cs"/>
          <w:color w:val="00B050"/>
          <w:cs/>
        </w:rPr>
        <w:t xml:space="preserve">ที่ให้ผลลัพธ์ที่ดีที่สุด </w:t>
      </w:r>
      <w:r w:rsidR="00A04FBC">
        <w:rPr>
          <w:rFonts w:hint="cs"/>
          <w:color w:val="00B050"/>
          <w:cs/>
        </w:rPr>
        <w:t>ดังนี้</w:t>
      </w:r>
    </w:p>
    <w:p w14:paraId="2DB63A74" w14:textId="468BBE26" w:rsidR="0058176D" w:rsidRDefault="0058176D" w:rsidP="0058176D">
      <w:pPr>
        <w:rPr>
          <w:color w:val="00B050"/>
        </w:rPr>
      </w:pPr>
    </w:p>
    <w:p w14:paraId="211E147D" w14:textId="1A04BD9A" w:rsidR="0058176D" w:rsidRDefault="0058176D" w:rsidP="0058176D">
      <w:pPr>
        <w:rPr>
          <w:color w:val="00B050"/>
        </w:rPr>
      </w:pPr>
    </w:p>
    <w:p w14:paraId="42EA8DA5" w14:textId="77777777" w:rsidR="0058176D" w:rsidRPr="0058176D" w:rsidRDefault="0058176D" w:rsidP="0058176D">
      <w:pPr>
        <w:rPr>
          <w:color w:val="00B050"/>
        </w:rPr>
      </w:pPr>
    </w:p>
    <w:tbl>
      <w:tblPr>
        <w:tblStyle w:val="GridTable1Light-Accent5"/>
        <w:tblW w:w="9634" w:type="dxa"/>
        <w:jc w:val="center"/>
        <w:tblLook w:val="04A0" w:firstRow="1" w:lastRow="0" w:firstColumn="1" w:lastColumn="0" w:noHBand="0" w:noVBand="1"/>
      </w:tblPr>
      <w:tblGrid>
        <w:gridCol w:w="988"/>
        <w:gridCol w:w="1275"/>
        <w:gridCol w:w="1455"/>
        <w:gridCol w:w="1044"/>
        <w:gridCol w:w="1479"/>
        <w:gridCol w:w="1444"/>
        <w:gridCol w:w="1949"/>
      </w:tblGrid>
      <w:tr w:rsidR="0042355C" w:rsidRPr="0042355C" w14:paraId="10F39C0C" w14:textId="77777777" w:rsidTr="002C69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  <w:shd w:val="clear" w:color="auto" w:fill="DEEAF6" w:themeFill="accent5" w:themeFillTint="33"/>
            <w:hideMark/>
          </w:tcPr>
          <w:p w14:paraId="0CC59525" w14:textId="77777777" w:rsidR="00602D50" w:rsidRPr="00602D50" w:rsidRDefault="00602D50" w:rsidP="00602D50">
            <w:pPr>
              <w:jc w:val="center"/>
              <w:rPr>
                <w:rFonts w:asciiTheme="minorBidi" w:eastAsia="Times New Roman" w:hAnsiTheme="minorBidi"/>
                <w:color w:val="00B050"/>
                <w:sz w:val="28"/>
              </w:rPr>
            </w:pPr>
            <w:r w:rsidRPr="00602D50">
              <w:rPr>
                <w:rFonts w:asciiTheme="minorBidi" w:eastAsia="Times New Roman" w:hAnsiTheme="minorBidi"/>
                <w:color w:val="00B050"/>
                <w:sz w:val="28"/>
              </w:rPr>
              <w:lastRenderedPageBreak/>
              <w:t>Stage</w:t>
            </w:r>
          </w:p>
        </w:tc>
        <w:tc>
          <w:tcPr>
            <w:tcW w:w="1275" w:type="dxa"/>
            <w:shd w:val="clear" w:color="auto" w:fill="DEEAF6" w:themeFill="accent5" w:themeFillTint="33"/>
            <w:hideMark/>
          </w:tcPr>
          <w:p w14:paraId="12F76D7B" w14:textId="77777777" w:rsidR="00602D50" w:rsidRPr="00602D50" w:rsidRDefault="00602D50" w:rsidP="00602D5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B050"/>
                <w:sz w:val="28"/>
              </w:rPr>
            </w:pPr>
            <w:r w:rsidRPr="00602D50">
              <w:rPr>
                <w:rFonts w:asciiTheme="minorBidi" w:eastAsia="Times New Roman" w:hAnsiTheme="minorBidi"/>
                <w:color w:val="00B050"/>
                <w:sz w:val="28"/>
              </w:rPr>
              <w:t>Feature map</w:t>
            </w:r>
          </w:p>
        </w:tc>
        <w:tc>
          <w:tcPr>
            <w:tcW w:w="1455" w:type="dxa"/>
            <w:shd w:val="clear" w:color="auto" w:fill="DEEAF6" w:themeFill="accent5" w:themeFillTint="33"/>
            <w:hideMark/>
          </w:tcPr>
          <w:p w14:paraId="392FD4A3" w14:textId="77777777" w:rsidR="00602D50" w:rsidRPr="00602D50" w:rsidRDefault="00602D50" w:rsidP="00602D5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B050"/>
                <w:sz w:val="28"/>
              </w:rPr>
            </w:pPr>
            <w:r w:rsidRPr="00602D50">
              <w:rPr>
                <w:rFonts w:asciiTheme="minorBidi" w:eastAsia="Times New Roman" w:hAnsiTheme="minorBidi"/>
                <w:color w:val="00B050"/>
                <w:sz w:val="28"/>
                <w:cs/>
              </w:rPr>
              <w:t xml:space="preserve">ถูกปลดเมื่อ </w:t>
            </w:r>
            <w:r w:rsidRPr="00602D50">
              <w:rPr>
                <w:rFonts w:asciiTheme="minorBidi" w:eastAsia="Times New Roman" w:hAnsiTheme="minorBidi"/>
                <w:color w:val="00B050"/>
                <w:sz w:val="28"/>
              </w:rPr>
              <w:t>n</w:t>
            </w:r>
          </w:p>
        </w:tc>
        <w:tc>
          <w:tcPr>
            <w:tcW w:w="1044" w:type="dxa"/>
            <w:shd w:val="clear" w:color="auto" w:fill="DEEAF6" w:themeFill="accent5" w:themeFillTint="33"/>
            <w:hideMark/>
          </w:tcPr>
          <w:p w14:paraId="7AFD3998" w14:textId="77777777" w:rsidR="00602D50" w:rsidRPr="00602D50" w:rsidRDefault="00602D50" w:rsidP="00602D5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B050"/>
                <w:sz w:val="28"/>
              </w:rPr>
            </w:pPr>
            <w:r w:rsidRPr="00602D50">
              <w:rPr>
                <w:rFonts w:asciiTheme="minorBidi" w:eastAsia="Times New Roman" w:hAnsiTheme="minorBidi"/>
                <w:color w:val="00B050"/>
                <w:sz w:val="28"/>
              </w:rPr>
              <w:t>ResNet50</w:t>
            </w:r>
          </w:p>
        </w:tc>
        <w:tc>
          <w:tcPr>
            <w:tcW w:w="1479" w:type="dxa"/>
            <w:shd w:val="clear" w:color="auto" w:fill="DEEAF6" w:themeFill="accent5" w:themeFillTint="33"/>
            <w:hideMark/>
          </w:tcPr>
          <w:p w14:paraId="5F9767E4" w14:textId="77777777" w:rsidR="00602D50" w:rsidRPr="00602D50" w:rsidRDefault="00602D50" w:rsidP="00602D5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B050"/>
                <w:sz w:val="28"/>
              </w:rPr>
            </w:pPr>
            <w:r w:rsidRPr="00602D50">
              <w:rPr>
                <w:rFonts w:asciiTheme="minorBidi" w:eastAsia="Times New Roman" w:hAnsiTheme="minorBidi"/>
                <w:color w:val="00B050"/>
                <w:sz w:val="28"/>
              </w:rPr>
              <w:t>VGG16</w:t>
            </w:r>
          </w:p>
        </w:tc>
        <w:tc>
          <w:tcPr>
            <w:tcW w:w="1444" w:type="dxa"/>
            <w:shd w:val="clear" w:color="auto" w:fill="DEEAF6" w:themeFill="accent5" w:themeFillTint="33"/>
            <w:hideMark/>
          </w:tcPr>
          <w:p w14:paraId="4E79706A" w14:textId="77777777" w:rsidR="00602D50" w:rsidRPr="00602D50" w:rsidRDefault="00602D50" w:rsidP="00602D5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B050"/>
                <w:sz w:val="28"/>
              </w:rPr>
            </w:pPr>
            <w:r w:rsidRPr="00602D50">
              <w:rPr>
                <w:rFonts w:asciiTheme="minorBidi" w:eastAsia="Times New Roman" w:hAnsiTheme="minorBidi"/>
                <w:color w:val="00B050"/>
                <w:sz w:val="28"/>
              </w:rPr>
              <w:t>EfficientNet-B0</w:t>
            </w:r>
          </w:p>
        </w:tc>
        <w:tc>
          <w:tcPr>
            <w:tcW w:w="1949" w:type="dxa"/>
            <w:shd w:val="clear" w:color="auto" w:fill="DEEAF6" w:themeFill="accent5" w:themeFillTint="33"/>
            <w:hideMark/>
          </w:tcPr>
          <w:p w14:paraId="23DA8380" w14:textId="77777777" w:rsidR="00602D50" w:rsidRPr="00602D50" w:rsidRDefault="00602D50" w:rsidP="00602D5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B050"/>
                <w:sz w:val="28"/>
              </w:rPr>
            </w:pPr>
            <w:r w:rsidRPr="00602D50">
              <w:rPr>
                <w:rFonts w:asciiTheme="minorBidi" w:eastAsia="Times New Roman" w:hAnsiTheme="minorBidi"/>
                <w:color w:val="00B050"/>
                <w:sz w:val="28"/>
              </w:rPr>
              <w:t>MobileNetV3-Small</w:t>
            </w:r>
          </w:p>
        </w:tc>
      </w:tr>
      <w:tr w:rsidR="0042355C" w:rsidRPr="0042355C" w14:paraId="2C6125F1" w14:textId="77777777" w:rsidTr="002C69D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  <w:hideMark/>
          </w:tcPr>
          <w:p w14:paraId="6CB623F7" w14:textId="77777777" w:rsidR="00602D50" w:rsidRPr="00602D50" w:rsidRDefault="00602D50" w:rsidP="00602D50">
            <w:pPr>
              <w:rPr>
                <w:rFonts w:asciiTheme="minorBidi" w:eastAsia="Times New Roman" w:hAnsiTheme="minorBidi"/>
                <w:color w:val="00B050"/>
                <w:sz w:val="28"/>
              </w:rPr>
            </w:pPr>
            <w:r w:rsidRPr="00602D50">
              <w:rPr>
                <w:rFonts w:asciiTheme="minorBidi" w:eastAsia="Times New Roman" w:hAnsiTheme="minorBidi"/>
                <w:color w:val="00B050"/>
                <w:sz w:val="28"/>
              </w:rPr>
              <w:t>Stage 1</w:t>
            </w:r>
          </w:p>
        </w:tc>
        <w:tc>
          <w:tcPr>
            <w:tcW w:w="1275" w:type="dxa"/>
            <w:hideMark/>
          </w:tcPr>
          <w:p w14:paraId="228EAFFF" w14:textId="77777777" w:rsidR="00602D50" w:rsidRPr="00602D50" w:rsidRDefault="00602D50" w:rsidP="00602D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B050"/>
                <w:sz w:val="28"/>
              </w:rPr>
            </w:pPr>
            <w:r w:rsidRPr="00602D50">
              <w:rPr>
                <w:rFonts w:asciiTheme="minorBidi" w:eastAsia="Times New Roman" w:hAnsiTheme="minorBidi"/>
                <w:color w:val="00B050"/>
                <w:sz w:val="28"/>
              </w:rPr>
              <w:t>7×7</w:t>
            </w:r>
          </w:p>
        </w:tc>
        <w:tc>
          <w:tcPr>
            <w:tcW w:w="1455" w:type="dxa"/>
            <w:hideMark/>
          </w:tcPr>
          <w:p w14:paraId="57028774" w14:textId="77777777" w:rsidR="00602D50" w:rsidRPr="00602D50" w:rsidRDefault="00602D50" w:rsidP="00602D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B050"/>
                <w:sz w:val="28"/>
              </w:rPr>
            </w:pPr>
            <w:r w:rsidRPr="00602D50">
              <w:rPr>
                <w:rFonts w:asciiTheme="minorBidi" w:eastAsia="Times New Roman" w:hAnsiTheme="minorBidi"/>
                <w:color w:val="00B050"/>
                <w:sz w:val="28"/>
              </w:rPr>
              <w:t xml:space="preserve">1 </w:t>
            </w:r>
            <w:r w:rsidRPr="00602D50">
              <w:rPr>
                <w:rFonts w:asciiTheme="minorBidi" w:eastAsia="Times New Roman" w:hAnsiTheme="minorBidi"/>
                <w:color w:val="00B050"/>
                <w:sz w:val="28"/>
                <w:cs/>
              </w:rPr>
              <w:t>ขึ้นไป</w:t>
            </w:r>
          </w:p>
        </w:tc>
        <w:tc>
          <w:tcPr>
            <w:tcW w:w="1044" w:type="dxa"/>
            <w:hideMark/>
          </w:tcPr>
          <w:p w14:paraId="1713415D" w14:textId="77777777" w:rsidR="00602D50" w:rsidRPr="00602D50" w:rsidRDefault="00602D50" w:rsidP="00602D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B050"/>
                <w:sz w:val="28"/>
              </w:rPr>
            </w:pPr>
            <w:r w:rsidRPr="00602D50">
              <w:rPr>
                <w:rFonts w:asciiTheme="minorBidi" w:eastAsia="Times New Roman" w:hAnsiTheme="minorBidi"/>
                <w:color w:val="00B050"/>
                <w:sz w:val="28"/>
              </w:rPr>
              <w:t>layer4</w:t>
            </w:r>
          </w:p>
        </w:tc>
        <w:tc>
          <w:tcPr>
            <w:tcW w:w="1479" w:type="dxa"/>
            <w:hideMark/>
          </w:tcPr>
          <w:p w14:paraId="58BF468E" w14:textId="77777777" w:rsidR="00602D50" w:rsidRPr="00602D50" w:rsidRDefault="00602D50" w:rsidP="00602D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B050"/>
                <w:sz w:val="28"/>
              </w:rPr>
            </w:pPr>
            <w:proofErr w:type="gramStart"/>
            <w:r w:rsidRPr="00602D50">
              <w:rPr>
                <w:rFonts w:asciiTheme="minorBidi" w:eastAsia="Times New Roman" w:hAnsiTheme="minorBidi"/>
                <w:color w:val="00B050"/>
                <w:sz w:val="28"/>
              </w:rPr>
              <w:t>features[</w:t>
            </w:r>
            <w:proofErr w:type="gramEnd"/>
            <w:r w:rsidRPr="00602D50">
              <w:rPr>
                <w:rFonts w:asciiTheme="minorBidi" w:eastAsia="Times New Roman" w:hAnsiTheme="minorBidi"/>
                <w:color w:val="00B050"/>
                <w:sz w:val="28"/>
              </w:rPr>
              <w:t>24:31]</w:t>
            </w:r>
          </w:p>
        </w:tc>
        <w:tc>
          <w:tcPr>
            <w:tcW w:w="1444" w:type="dxa"/>
            <w:hideMark/>
          </w:tcPr>
          <w:p w14:paraId="3D029126" w14:textId="77777777" w:rsidR="00602D50" w:rsidRPr="00602D50" w:rsidRDefault="00602D50" w:rsidP="00602D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B050"/>
                <w:sz w:val="28"/>
              </w:rPr>
            </w:pPr>
            <w:proofErr w:type="gramStart"/>
            <w:r w:rsidRPr="00602D50">
              <w:rPr>
                <w:rFonts w:asciiTheme="minorBidi" w:eastAsia="Times New Roman" w:hAnsiTheme="minorBidi"/>
                <w:color w:val="00B050"/>
                <w:sz w:val="28"/>
              </w:rPr>
              <w:t>features[</w:t>
            </w:r>
            <w:proofErr w:type="gramEnd"/>
            <w:r w:rsidRPr="00602D50">
              <w:rPr>
                <w:rFonts w:asciiTheme="minorBidi" w:eastAsia="Times New Roman" w:hAnsiTheme="minorBidi"/>
                <w:color w:val="00B050"/>
                <w:sz w:val="28"/>
              </w:rPr>
              <w:t>6:9]</w:t>
            </w:r>
          </w:p>
        </w:tc>
        <w:tc>
          <w:tcPr>
            <w:tcW w:w="1949" w:type="dxa"/>
            <w:hideMark/>
          </w:tcPr>
          <w:p w14:paraId="2687374C" w14:textId="77777777" w:rsidR="00602D50" w:rsidRPr="00602D50" w:rsidRDefault="00602D50" w:rsidP="00602D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B050"/>
                <w:sz w:val="28"/>
              </w:rPr>
            </w:pPr>
            <w:proofErr w:type="gramStart"/>
            <w:r w:rsidRPr="00602D50">
              <w:rPr>
                <w:rFonts w:asciiTheme="minorBidi" w:eastAsia="Times New Roman" w:hAnsiTheme="minorBidi"/>
                <w:color w:val="00B050"/>
                <w:sz w:val="28"/>
              </w:rPr>
              <w:t>features[</w:t>
            </w:r>
            <w:proofErr w:type="gramEnd"/>
            <w:r w:rsidRPr="00602D50">
              <w:rPr>
                <w:rFonts w:asciiTheme="minorBidi" w:eastAsia="Times New Roman" w:hAnsiTheme="minorBidi"/>
                <w:color w:val="00B050"/>
                <w:sz w:val="28"/>
              </w:rPr>
              <w:t>9:13]</w:t>
            </w:r>
          </w:p>
        </w:tc>
      </w:tr>
      <w:tr w:rsidR="0042355C" w:rsidRPr="0042355C" w14:paraId="70CA6C0D" w14:textId="77777777" w:rsidTr="002C69D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  <w:hideMark/>
          </w:tcPr>
          <w:p w14:paraId="25F96565" w14:textId="77777777" w:rsidR="00602D50" w:rsidRPr="00602D50" w:rsidRDefault="00602D50" w:rsidP="00602D50">
            <w:pPr>
              <w:rPr>
                <w:rFonts w:asciiTheme="minorBidi" w:eastAsia="Times New Roman" w:hAnsiTheme="minorBidi"/>
                <w:color w:val="00B050"/>
                <w:sz w:val="28"/>
              </w:rPr>
            </w:pPr>
            <w:r w:rsidRPr="00602D50">
              <w:rPr>
                <w:rFonts w:asciiTheme="minorBidi" w:eastAsia="Times New Roman" w:hAnsiTheme="minorBidi"/>
                <w:color w:val="00B050"/>
                <w:sz w:val="28"/>
              </w:rPr>
              <w:t>Stage 2</w:t>
            </w:r>
          </w:p>
        </w:tc>
        <w:tc>
          <w:tcPr>
            <w:tcW w:w="1275" w:type="dxa"/>
            <w:hideMark/>
          </w:tcPr>
          <w:p w14:paraId="6BB39B2C" w14:textId="77777777" w:rsidR="00602D50" w:rsidRPr="00602D50" w:rsidRDefault="00602D50" w:rsidP="00602D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B050"/>
                <w:sz w:val="28"/>
              </w:rPr>
            </w:pPr>
            <w:r w:rsidRPr="00602D50">
              <w:rPr>
                <w:rFonts w:asciiTheme="minorBidi" w:eastAsia="Times New Roman" w:hAnsiTheme="minorBidi"/>
                <w:color w:val="00B050"/>
                <w:sz w:val="28"/>
              </w:rPr>
              <w:t>14×14</w:t>
            </w:r>
          </w:p>
        </w:tc>
        <w:tc>
          <w:tcPr>
            <w:tcW w:w="1455" w:type="dxa"/>
            <w:hideMark/>
          </w:tcPr>
          <w:p w14:paraId="6454CBC3" w14:textId="77777777" w:rsidR="00602D50" w:rsidRPr="00602D50" w:rsidRDefault="00602D50" w:rsidP="00602D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B050"/>
                <w:sz w:val="28"/>
              </w:rPr>
            </w:pPr>
            <w:r w:rsidRPr="00602D50">
              <w:rPr>
                <w:rFonts w:asciiTheme="minorBidi" w:eastAsia="Times New Roman" w:hAnsiTheme="minorBidi"/>
                <w:color w:val="00B050"/>
                <w:sz w:val="28"/>
              </w:rPr>
              <w:t xml:space="preserve">2 </w:t>
            </w:r>
            <w:r w:rsidRPr="00602D50">
              <w:rPr>
                <w:rFonts w:asciiTheme="minorBidi" w:eastAsia="Times New Roman" w:hAnsiTheme="minorBidi"/>
                <w:color w:val="00B050"/>
                <w:sz w:val="28"/>
                <w:cs/>
              </w:rPr>
              <w:t>ขึ้นไป</w:t>
            </w:r>
          </w:p>
        </w:tc>
        <w:tc>
          <w:tcPr>
            <w:tcW w:w="1044" w:type="dxa"/>
            <w:hideMark/>
          </w:tcPr>
          <w:p w14:paraId="2419DD85" w14:textId="77777777" w:rsidR="00602D50" w:rsidRPr="00602D50" w:rsidRDefault="00602D50" w:rsidP="00602D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B050"/>
                <w:sz w:val="28"/>
              </w:rPr>
            </w:pPr>
            <w:r w:rsidRPr="00602D50">
              <w:rPr>
                <w:rFonts w:asciiTheme="minorBidi" w:eastAsia="Times New Roman" w:hAnsiTheme="minorBidi"/>
                <w:color w:val="00B050"/>
                <w:sz w:val="28"/>
              </w:rPr>
              <w:t>layer3</w:t>
            </w:r>
          </w:p>
        </w:tc>
        <w:tc>
          <w:tcPr>
            <w:tcW w:w="1479" w:type="dxa"/>
            <w:hideMark/>
          </w:tcPr>
          <w:p w14:paraId="0F53FD74" w14:textId="77777777" w:rsidR="00602D50" w:rsidRPr="00602D50" w:rsidRDefault="00602D50" w:rsidP="00602D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B050"/>
                <w:sz w:val="28"/>
              </w:rPr>
            </w:pPr>
            <w:proofErr w:type="gramStart"/>
            <w:r w:rsidRPr="00602D50">
              <w:rPr>
                <w:rFonts w:asciiTheme="minorBidi" w:eastAsia="Times New Roman" w:hAnsiTheme="minorBidi"/>
                <w:color w:val="00B050"/>
                <w:sz w:val="28"/>
              </w:rPr>
              <w:t>features[</w:t>
            </w:r>
            <w:proofErr w:type="gramEnd"/>
            <w:r w:rsidRPr="00602D50">
              <w:rPr>
                <w:rFonts w:asciiTheme="minorBidi" w:eastAsia="Times New Roman" w:hAnsiTheme="minorBidi"/>
                <w:color w:val="00B050"/>
                <w:sz w:val="28"/>
              </w:rPr>
              <w:t>17:24]</w:t>
            </w:r>
          </w:p>
        </w:tc>
        <w:tc>
          <w:tcPr>
            <w:tcW w:w="1444" w:type="dxa"/>
            <w:hideMark/>
          </w:tcPr>
          <w:p w14:paraId="242EFF38" w14:textId="77777777" w:rsidR="00602D50" w:rsidRPr="00602D50" w:rsidRDefault="00602D50" w:rsidP="00602D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B050"/>
                <w:sz w:val="28"/>
              </w:rPr>
            </w:pPr>
            <w:proofErr w:type="gramStart"/>
            <w:r w:rsidRPr="00602D50">
              <w:rPr>
                <w:rFonts w:asciiTheme="minorBidi" w:eastAsia="Times New Roman" w:hAnsiTheme="minorBidi"/>
                <w:color w:val="00B050"/>
                <w:sz w:val="28"/>
              </w:rPr>
              <w:t>features[</w:t>
            </w:r>
            <w:proofErr w:type="gramEnd"/>
            <w:r w:rsidRPr="00602D50">
              <w:rPr>
                <w:rFonts w:asciiTheme="minorBidi" w:eastAsia="Times New Roman" w:hAnsiTheme="minorBidi"/>
                <w:color w:val="00B050"/>
                <w:sz w:val="28"/>
              </w:rPr>
              <w:t>4:6]</w:t>
            </w:r>
          </w:p>
        </w:tc>
        <w:tc>
          <w:tcPr>
            <w:tcW w:w="1949" w:type="dxa"/>
            <w:hideMark/>
          </w:tcPr>
          <w:p w14:paraId="3A01C409" w14:textId="77777777" w:rsidR="00602D50" w:rsidRPr="00602D50" w:rsidRDefault="00602D50" w:rsidP="00602D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B050"/>
                <w:sz w:val="28"/>
              </w:rPr>
            </w:pPr>
            <w:proofErr w:type="gramStart"/>
            <w:r w:rsidRPr="00602D50">
              <w:rPr>
                <w:rFonts w:asciiTheme="minorBidi" w:eastAsia="Times New Roman" w:hAnsiTheme="minorBidi"/>
                <w:color w:val="00B050"/>
                <w:sz w:val="28"/>
              </w:rPr>
              <w:t>features[</w:t>
            </w:r>
            <w:proofErr w:type="gramEnd"/>
            <w:r w:rsidRPr="00602D50">
              <w:rPr>
                <w:rFonts w:asciiTheme="minorBidi" w:eastAsia="Times New Roman" w:hAnsiTheme="minorBidi"/>
                <w:color w:val="00B050"/>
                <w:sz w:val="28"/>
              </w:rPr>
              <w:t>4:9]</w:t>
            </w:r>
          </w:p>
        </w:tc>
      </w:tr>
      <w:tr w:rsidR="0042355C" w:rsidRPr="0042355C" w14:paraId="29047BB1" w14:textId="77777777" w:rsidTr="002C69D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  <w:hideMark/>
          </w:tcPr>
          <w:p w14:paraId="20A0264F" w14:textId="77777777" w:rsidR="00602D50" w:rsidRPr="00602D50" w:rsidRDefault="00602D50" w:rsidP="00602D50">
            <w:pPr>
              <w:rPr>
                <w:rFonts w:asciiTheme="minorBidi" w:eastAsia="Times New Roman" w:hAnsiTheme="minorBidi"/>
                <w:color w:val="00B050"/>
                <w:sz w:val="28"/>
              </w:rPr>
            </w:pPr>
            <w:r w:rsidRPr="00602D50">
              <w:rPr>
                <w:rFonts w:asciiTheme="minorBidi" w:eastAsia="Times New Roman" w:hAnsiTheme="minorBidi"/>
                <w:color w:val="00B050"/>
                <w:sz w:val="28"/>
              </w:rPr>
              <w:t>Stage 3</w:t>
            </w:r>
          </w:p>
        </w:tc>
        <w:tc>
          <w:tcPr>
            <w:tcW w:w="1275" w:type="dxa"/>
            <w:hideMark/>
          </w:tcPr>
          <w:p w14:paraId="3AEA7AA5" w14:textId="77777777" w:rsidR="00602D50" w:rsidRPr="00602D50" w:rsidRDefault="00602D50" w:rsidP="00602D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B050"/>
                <w:sz w:val="28"/>
              </w:rPr>
            </w:pPr>
            <w:r w:rsidRPr="00602D50">
              <w:rPr>
                <w:rFonts w:asciiTheme="minorBidi" w:eastAsia="Times New Roman" w:hAnsiTheme="minorBidi"/>
                <w:color w:val="00B050"/>
                <w:sz w:val="28"/>
              </w:rPr>
              <w:t>28×28</w:t>
            </w:r>
          </w:p>
        </w:tc>
        <w:tc>
          <w:tcPr>
            <w:tcW w:w="1455" w:type="dxa"/>
            <w:hideMark/>
          </w:tcPr>
          <w:p w14:paraId="506FCC87" w14:textId="77777777" w:rsidR="00602D50" w:rsidRPr="00602D50" w:rsidRDefault="00602D50" w:rsidP="00602D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B050"/>
                <w:sz w:val="28"/>
              </w:rPr>
            </w:pPr>
            <w:r w:rsidRPr="00602D50">
              <w:rPr>
                <w:rFonts w:asciiTheme="minorBidi" w:eastAsia="Times New Roman" w:hAnsiTheme="minorBidi"/>
                <w:color w:val="00B050"/>
                <w:sz w:val="28"/>
              </w:rPr>
              <w:t xml:space="preserve">3 </w:t>
            </w:r>
            <w:r w:rsidRPr="00602D50">
              <w:rPr>
                <w:rFonts w:asciiTheme="minorBidi" w:eastAsia="Times New Roman" w:hAnsiTheme="minorBidi"/>
                <w:color w:val="00B050"/>
                <w:sz w:val="28"/>
                <w:cs/>
              </w:rPr>
              <w:t>ขึ้นไป</w:t>
            </w:r>
          </w:p>
        </w:tc>
        <w:tc>
          <w:tcPr>
            <w:tcW w:w="1044" w:type="dxa"/>
            <w:hideMark/>
          </w:tcPr>
          <w:p w14:paraId="6C0646E9" w14:textId="77777777" w:rsidR="00602D50" w:rsidRPr="00602D50" w:rsidRDefault="00602D50" w:rsidP="00602D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B050"/>
                <w:sz w:val="28"/>
              </w:rPr>
            </w:pPr>
            <w:r w:rsidRPr="00602D50">
              <w:rPr>
                <w:rFonts w:asciiTheme="minorBidi" w:eastAsia="Times New Roman" w:hAnsiTheme="minorBidi"/>
                <w:color w:val="00B050"/>
                <w:sz w:val="28"/>
              </w:rPr>
              <w:t>layer2</w:t>
            </w:r>
          </w:p>
        </w:tc>
        <w:tc>
          <w:tcPr>
            <w:tcW w:w="1479" w:type="dxa"/>
            <w:hideMark/>
          </w:tcPr>
          <w:p w14:paraId="47DB39C0" w14:textId="77777777" w:rsidR="00602D50" w:rsidRPr="00602D50" w:rsidRDefault="00602D50" w:rsidP="00602D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B050"/>
                <w:sz w:val="28"/>
              </w:rPr>
            </w:pPr>
            <w:proofErr w:type="gramStart"/>
            <w:r w:rsidRPr="00602D50">
              <w:rPr>
                <w:rFonts w:asciiTheme="minorBidi" w:eastAsia="Times New Roman" w:hAnsiTheme="minorBidi"/>
                <w:color w:val="00B050"/>
                <w:sz w:val="28"/>
              </w:rPr>
              <w:t>features[</w:t>
            </w:r>
            <w:proofErr w:type="gramEnd"/>
            <w:r w:rsidRPr="00602D50">
              <w:rPr>
                <w:rFonts w:asciiTheme="minorBidi" w:eastAsia="Times New Roman" w:hAnsiTheme="minorBidi"/>
                <w:color w:val="00B050"/>
                <w:sz w:val="28"/>
              </w:rPr>
              <w:t>10:17]</w:t>
            </w:r>
          </w:p>
        </w:tc>
        <w:tc>
          <w:tcPr>
            <w:tcW w:w="1444" w:type="dxa"/>
            <w:hideMark/>
          </w:tcPr>
          <w:p w14:paraId="4043642D" w14:textId="77777777" w:rsidR="00602D50" w:rsidRPr="00602D50" w:rsidRDefault="00602D50" w:rsidP="00602D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B050"/>
                <w:sz w:val="28"/>
              </w:rPr>
            </w:pPr>
            <w:proofErr w:type="gramStart"/>
            <w:r w:rsidRPr="00602D50">
              <w:rPr>
                <w:rFonts w:asciiTheme="minorBidi" w:eastAsia="Times New Roman" w:hAnsiTheme="minorBidi"/>
                <w:color w:val="00B050"/>
                <w:sz w:val="28"/>
              </w:rPr>
              <w:t>features[</w:t>
            </w:r>
            <w:proofErr w:type="gramEnd"/>
            <w:r w:rsidRPr="00602D50">
              <w:rPr>
                <w:rFonts w:asciiTheme="minorBidi" w:eastAsia="Times New Roman" w:hAnsiTheme="minorBidi"/>
                <w:color w:val="00B050"/>
                <w:sz w:val="28"/>
              </w:rPr>
              <w:t>3]</w:t>
            </w:r>
          </w:p>
        </w:tc>
        <w:tc>
          <w:tcPr>
            <w:tcW w:w="1949" w:type="dxa"/>
            <w:hideMark/>
          </w:tcPr>
          <w:p w14:paraId="7466DBA0" w14:textId="77777777" w:rsidR="00602D50" w:rsidRPr="00602D50" w:rsidRDefault="00602D50" w:rsidP="00602D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B050"/>
                <w:sz w:val="28"/>
              </w:rPr>
            </w:pPr>
            <w:proofErr w:type="gramStart"/>
            <w:r w:rsidRPr="00602D50">
              <w:rPr>
                <w:rFonts w:asciiTheme="minorBidi" w:eastAsia="Times New Roman" w:hAnsiTheme="minorBidi"/>
                <w:color w:val="00B050"/>
                <w:sz w:val="28"/>
              </w:rPr>
              <w:t>features[</w:t>
            </w:r>
            <w:proofErr w:type="gramEnd"/>
            <w:r w:rsidRPr="00602D50">
              <w:rPr>
                <w:rFonts w:asciiTheme="minorBidi" w:eastAsia="Times New Roman" w:hAnsiTheme="minorBidi"/>
                <w:color w:val="00B050"/>
                <w:sz w:val="28"/>
              </w:rPr>
              <w:t>2:4]</w:t>
            </w:r>
          </w:p>
        </w:tc>
      </w:tr>
      <w:tr w:rsidR="0042355C" w:rsidRPr="0042355C" w14:paraId="5F42B9DC" w14:textId="77777777" w:rsidTr="002C69D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  <w:hideMark/>
          </w:tcPr>
          <w:p w14:paraId="2C0A04CD" w14:textId="77777777" w:rsidR="00602D50" w:rsidRPr="00602D50" w:rsidRDefault="00602D50" w:rsidP="00602D50">
            <w:pPr>
              <w:rPr>
                <w:rFonts w:asciiTheme="minorBidi" w:eastAsia="Times New Roman" w:hAnsiTheme="minorBidi"/>
                <w:color w:val="00B050"/>
                <w:sz w:val="28"/>
              </w:rPr>
            </w:pPr>
            <w:r w:rsidRPr="00602D50">
              <w:rPr>
                <w:rFonts w:asciiTheme="minorBidi" w:eastAsia="Times New Roman" w:hAnsiTheme="minorBidi"/>
                <w:color w:val="00B050"/>
                <w:sz w:val="28"/>
              </w:rPr>
              <w:t>Stage 4</w:t>
            </w:r>
          </w:p>
        </w:tc>
        <w:tc>
          <w:tcPr>
            <w:tcW w:w="1275" w:type="dxa"/>
            <w:hideMark/>
          </w:tcPr>
          <w:p w14:paraId="1766FB9A" w14:textId="77777777" w:rsidR="00602D50" w:rsidRPr="00602D50" w:rsidRDefault="00602D50" w:rsidP="00602D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B050"/>
                <w:sz w:val="28"/>
              </w:rPr>
            </w:pPr>
            <w:r w:rsidRPr="00602D50">
              <w:rPr>
                <w:rFonts w:asciiTheme="minorBidi" w:eastAsia="Times New Roman" w:hAnsiTheme="minorBidi"/>
                <w:color w:val="00B050"/>
                <w:sz w:val="28"/>
              </w:rPr>
              <w:t>56×56</w:t>
            </w:r>
          </w:p>
        </w:tc>
        <w:tc>
          <w:tcPr>
            <w:tcW w:w="1455" w:type="dxa"/>
            <w:hideMark/>
          </w:tcPr>
          <w:p w14:paraId="64CEEF3A" w14:textId="58FCFC87" w:rsidR="00602D50" w:rsidRPr="00602D50" w:rsidRDefault="00602D50" w:rsidP="00602D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B050"/>
                <w:sz w:val="28"/>
              </w:rPr>
            </w:pPr>
            <w:r w:rsidRPr="00602D50">
              <w:rPr>
                <w:rFonts w:asciiTheme="minorBidi" w:eastAsia="Times New Roman" w:hAnsiTheme="minorBidi"/>
                <w:color w:val="00B050"/>
                <w:sz w:val="28"/>
              </w:rPr>
              <w:t xml:space="preserve">4 </w:t>
            </w:r>
            <w:r w:rsidRPr="00602D50">
              <w:rPr>
                <w:rFonts w:asciiTheme="minorBidi" w:eastAsia="Times New Roman" w:hAnsiTheme="minorBidi"/>
                <w:color w:val="00B050"/>
                <w:sz w:val="28"/>
                <w:cs/>
              </w:rPr>
              <w:t>ขึ้นไป</w:t>
            </w:r>
          </w:p>
        </w:tc>
        <w:tc>
          <w:tcPr>
            <w:tcW w:w="1044" w:type="dxa"/>
            <w:hideMark/>
          </w:tcPr>
          <w:p w14:paraId="71BC6B52" w14:textId="77777777" w:rsidR="00602D50" w:rsidRPr="00602D50" w:rsidRDefault="00602D50" w:rsidP="00602D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B050"/>
                <w:sz w:val="28"/>
              </w:rPr>
            </w:pPr>
            <w:r w:rsidRPr="00602D50">
              <w:rPr>
                <w:rFonts w:asciiTheme="minorBidi" w:eastAsia="Times New Roman" w:hAnsiTheme="minorBidi"/>
                <w:color w:val="00B050"/>
                <w:sz w:val="28"/>
              </w:rPr>
              <w:t>layer1</w:t>
            </w:r>
          </w:p>
        </w:tc>
        <w:tc>
          <w:tcPr>
            <w:tcW w:w="1479" w:type="dxa"/>
            <w:hideMark/>
          </w:tcPr>
          <w:p w14:paraId="646E0E2A" w14:textId="77777777" w:rsidR="00602D50" w:rsidRPr="00602D50" w:rsidRDefault="00602D50" w:rsidP="00602D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B050"/>
                <w:sz w:val="28"/>
              </w:rPr>
            </w:pPr>
            <w:proofErr w:type="gramStart"/>
            <w:r w:rsidRPr="00602D50">
              <w:rPr>
                <w:rFonts w:asciiTheme="minorBidi" w:eastAsia="Times New Roman" w:hAnsiTheme="minorBidi"/>
                <w:color w:val="00B050"/>
                <w:sz w:val="28"/>
              </w:rPr>
              <w:t>features[</w:t>
            </w:r>
            <w:proofErr w:type="gramEnd"/>
            <w:r w:rsidRPr="00602D50">
              <w:rPr>
                <w:rFonts w:asciiTheme="minorBidi" w:eastAsia="Times New Roman" w:hAnsiTheme="minorBidi"/>
                <w:color w:val="00B050"/>
                <w:sz w:val="28"/>
              </w:rPr>
              <w:t>5:10]</w:t>
            </w:r>
          </w:p>
        </w:tc>
        <w:tc>
          <w:tcPr>
            <w:tcW w:w="1444" w:type="dxa"/>
            <w:hideMark/>
          </w:tcPr>
          <w:p w14:paraId="6D225851" w14:textId="77777777" w:rsidR="00602D50" w:rsidRPr="00602D50" w:rsidRDefault="00602D50" w:rsidP="00602D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B050"/>
                <w:sz w:val="28"/>
              </w:rPr>
            </w:pPr>
            <w:proofErr w:type="gramStart"/>
            <w:r w:rsidRPr="00602D50">
              <w:rPr>
                <w:rFonts w:asciiTheme="minorBidi" w:eastAsia="Times New Roman" w:hAnsiTheme="minorBidi"/>
                <w:color w:val="00B050"/>
                <w:sz w:val="28"/>
              </w:rPr>
              <w:t>features[</w:t>
            </w:r>
            <w:proofErr w:type="gramEnd"/>
            <w:r w:rsidRPr="00602D50">
              <w:rPr>
                <w:rFonts w:asciiTheme="minorBidi" w:eastAsia="Times New Roman" w:hAnsiTheme="minorBidi"/>
                <w:color w:val="00B050"/>
                <w:sz w:val="28"/>
              </w:rPr>
              <w:t>0:3]</w:t>
            </w:r>
          </w:p>
        </w:tc>
        <w:tc>
          <w:tcPr>
            <w:tcW w:w="1949" w:type="dxa"/>
            <w:hideMark/>
          </w:tcPr>
          <w:p w14:paraId="59A30D51" w14:textId="77777777" w:rsidR="00602D50" w:rsidRPr="00602D50" w:rsidRDefault="00602D50" w:rsidP="00602D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B050"/>
                <w:sz w:val="28"/>
              </w:rPr>
            </w:pPr>
            <w:proofErr w:type="gramStart"/>
            <w:r w:rsidRPr="00602D50">
              <w:rPr>
                <w:rFonts w:asciiTheme="minorBidi" w:eastAsia="Times New Roman" w:hAnsiTheme="minorBidi"/>
                <w:color w:val="00B050"/>
                <w:sz w:val="28"/>
              </w:rPr>
              <w:t>features[</w:t>
            </w:r>
            <w:proofErr w:type="gramEnd"/>
            <w:r w:rsidRPr="00602D50">
              <w:rPr>
                <w:rFonts w:asciiTheme="minorBidi" w:eastAsia="Times New Roman" w:hAnsiTheme="minorBidi"/>
                <w:color w:val="00B050"/>
                <w:sz w:val="28"/>
              </w:rPr>
              <w:t>0:2]</w:t>
            </w:r>
          </w:p>
        </w:tc>
      </w:tr>
    </w:tbl>
    <w:p w14:paraId="5F057B80" w14:textId="77777777" w:rsidR="00602D50" w:rsidRPr="00602D50" w:rsidRDefault="00602D50" w:rsidP="00602D50">
      <w:pPr>
        <w:pStyle w:val="ListParagraph"/>
        <w:rPr>
          <w:color w:val="00B050"/>
        </w:rPr>
      </w:pPr>
    </w:p>
    <w:p w14:paraId="170B0FE6" w14:textId="26FC6B41" w:rsidR="00933A95" w:rsidRPr="00355E5A" w:rsidRDefault="00933A95" w:rsidP="00355E5A">
      <w:pPr>
        <w:pStyle w:val="ListParagraph"/>
        <w:numPr>
          <w:ilvl w:val="0"/>
          <w:numId w:val="5"/>
        </w:numPr>
        <w:rPr>
          <w:color w:val="00B050"/>
        </w:rPr>
      </w:pPr>
      <w:r>
        <w:rPr>
          <w:rFonts w:cs="Cordia New"/>
          <w:color w:val="00B050"/>
          <w:cs/>
        </w:rPr>
        <w:t xml:space="preserve">เทคนิคการทำ </w:t>
      </w:r>
      <w:r>
        <w:rPr>
          <w:color w:val="00B050"/>
        </w:rPr>
        <w:t xml:space="preserve">hyperparameter tuning: </w:t>
      </w:r>
      <w:r>
        <w:rPr>
          <w:rFonts w:cs="Cordia New"/>
          <w:color w:val="00B050"/>
          <w:cs/>
        </w:rPr>
        <w:t xml:space="preserve">ใช้ </w:t>
      </w:r>
      <w:proofErr w:type="spellStart"/>
      <w:r>
        <w:rPr>
          <w:color w:val="00B050"/>
        </w:rPr>
        <w:t>Optuna</w:t>
      </w:r>
      <w:proofErr w:type="spellEnd"/>
      <w:r>
        <w:rPr>
          <w:color w:val="00B050"/>
        </w:rPr>
        <w:t xml:space="preserve"> (Bayesian optimization </w:t>
      </w:r>
      <w:r>
        <w:rPr>
          <w:rFonts w:cs="Cordia New"/>
          <w:color w:val="00B050"/>
          <w:cs/>
        </w:rPr>
        <w:t xml:space="preserve">แบบ </w:t>
      </w:r>
      <w:r>
        <w:rPr>
          <w:color w:val="00B050"/>
        </w:rPr>
        <w:t xml:space="preserve">TPE </w:t>
      </w:r>
      <w:r>
        <w:rPr>
          <w:rFonts w:cs="Cordia New"/>
          <w:color w:val="00B050"/>
          <w:cs/>
        </w:rPr>
        <w:t xml:space="preserve">ซึ่งเป็น </w:t>
      </w:r>
      <w:r>
        <w:rPr>
          <w:color w:val="00B050"/>
        </w:rPr>
        <w:t xml:space="preserve">sampler </w:t>
      </w:r>
      <w:r>
        <w:rPr>
          <w:rFonts w:cs="Cordia New"/>
          <w:color w:val="00B050"/>
          <w:cs/>
        </w:rPr>
        <w:t xml:space="preserve">เริ่มต้นของ </w:t>
      </w:r>
      <w:proofErr w:type="spellStart"/>
      <w:r>
        <w:rPr>
          <w:color w:val="00B050"/>
        </w:rPr>
        <w:t>Optuna</w:t>
      </w:r>
      <w:proofErr w:type="spellEnd"/>
      <w:r>
        <w:rPr>
          <w:color w:val="00B050"/>
        </w:rPr>
        <w:t xml:space="preserve">) </w:t>
      </w:r>
      <w:r>
        <w:rPr>
          <w:rFonts w:cs="Cordia New"/>
          <w:color w:val="00B050"/>
          <w:cs/>
        </w:rPr>
        <w:t xml:space="preserve">ร่วมกับ </w:t>
      </w:r>
      <w:proofErr w:type="spellStart"/>
      <w:r>
        <w:rPr>
          <w:color w:val="00B050"/>
        </w:rPr>
        <w:t>MedianPruner</w:t>
      </w:r>
      <w:proofErr w:type="spellEnd"/>
      <w:r>
        <w:rPr>
          <w:color w:val="00B050"/>
        </w:rPr>
        <w:t xml:space="preserve"> </w:t>
      </w:r>
      <w:r>
        <w:rPr>
          <w:rFonts w:cs="Cordia New"/>
          <w:color w:val="00B050"/>
          <w:cs/>
        </w:rPr>
        <w:t xml:space="preserve">ที่หยุด </w:t>
      </w:r>
      <w:r>
        <w:rPr>
          <w:color w:val="00B050"/>
        </w:rPr>
        <w:t xml:space="preserve">trial </w:t>
      </w:r>
      <w:r>
        <w:rPr>
          <w:rFonts w:cs="Cordia New"/>
          <w:color w:val="00B050"/>
          <w:cs/>
        </w:rPr>
        <w:t xml:space="preserve">ที่ผลแย่กว่าค่ามัธยฐานของ </w:t>
      </w:r>
      <w:r>
        <w:rPr>
          <w:color w:val="00B050"/>
        </w:rPr>
        <w:t xml:space="preserve">trial </w:t>
      </w:r>
      <w:r>
        <w:rPr>
          <w:rFonts w:cs="Cordia New"/>
          <w:color w:val="00B050"/>
          <w:cs/>
        </w:rPr>
        <w:t>ก่อนหน้า ค้นหา 25</w:t>
      </w:r>
      <w:r>
        <w:rPr>
          <w:color w:val="00B050"/>
        </w:rPr>
        <w:t xml:space="preserve"> trial </w:t>
      </w:r>
      <w:r>
        <w:rPr>
          <w:rFonts w:cs="Cordia New"/>
          <w:color w:val="00B050"/>
          <w:cs/>
        </w:rPr>
        <w:t xml:space="preserve">ต่อการทดลอง </w:t>
      </w:r>
      <w:r>
        <w:rPr>
          <w:color w:val="00B050"/>
        </w:rPr>
        <w:t xml:space="preserve">trial </w:t>
      </w:r>
      <w:r>
        <w:rPr>
          <w:rFonts w:cs="Cordia New"/>
          <w:color w:val="00B050"/>
          <w:cs/>
        </w:rPr>
        <w:t>ละ 9</w:t>
      </w:r>
      <w:r>
        <w:rPr>
          <w:color w:val="00B050"/>
        </w:rPr>
        <w:t xml:space="preserve"> epoch </w:t>
      </w:r>
      <w:r>
        <w:rPr>
          <w:rFonts w:cs="Cordia New"/>
          <w:color w:val="00B050"/>
          <w:cs/>
        </w:rPr>
        <w:t xml:space="preserve">โดยจูนแยกกันสำหรับแต่ละ </w:t>
      </w:r>
      <w:r>
        <w:rPr>
          <w:color w:val="00B050"/>
        </w:rPr>
        <w:t>architecture</w:t>
      </w:r>
      <w:r>
        <w:rPr>
          <w:rFonts w:hint="cs"/>
          <w:color w:val="00B050"/>
          <w:cs/>
        </w:rPr>
        <w:t xml:space="preserve"> </w:t>
      </w:r>
      <w:r>
        <w:rPr>
          <w:rFonts w:cs="Cordia New"/>
          <w:color w:val="00B050"/>
          <w:cs/>
        </w:rPr>
        <w:t>และแต่ละวิธีเทรน</w:t>
      </w:r>
      <w:r>
        <w:rPr>
          <w:rFonts w:cs="Cordia New" w:hint="cs"/>
          <w:color w:val="00B050"/>
          <w:cs/>
        </w:rPr>
        <w:t xml:space="preserve"> </w:t>
      </w:r>
      <w:r>
        <w:rPr>
          <w:rFonts w:hint="cs"/>
          <w:color w:val="00B050"/>
          <w:cs/>
        </w:rPr>
        <w:t>โดยมี</w:t>
      </w:r>
      <w:r>
        <w:rPr>
          <w:rFonts w:cs="Cordia New"/>
          <w:color w:val="00B050"/>
          <w:cs/>
        </w:rPr>
        <w:t xml:space="preserve">ค่าที่ตรึงไว้ ได้แก่ </w:t>
      </w:r>
      <w:r>
        <w:rPr>
          <w:color w:val="00B050"/>
        </w:rPr>
        <w:t>batch size, label smoothing , class weights</w:t>
      </w:r>
      <w:r w:rsidR="00C27E53">
        <w:rPr>
          <w:color w:val="00B050"/>
        </w:rPr>
        <w:t xml:space="preserve">, </w:t>
      </w:r>
      <w:r w:rsidR="00C27E53" w:rsidRPr="00C27E53">
        <w:rPr>
          <w:color w:val="00B050"/>
        </w:rPr>
        <w:t>LR scheduler</w:t>
      </w:r>
      <w:r w:rsidR="00925D95">
        <w:rPr>
          <w:color w:val="00B050"/>
        </w:rPr>
        <w:t xml:space="preserve">, </w:t>
      </w:r>
      <w:r w:rsidR="00925D95" w:rsidRPr="00925D95">
        <w:rPr>
          <w:color w:val="00B050"/>
        </w:rPr>
        <w:t>min delta</w:t>
      </w:r>
      <w:r w:rsidR="00C27E53" w:rsidRPr="00C27E53">
        <w:rPr>
          <w:rFonts w:hint="cs"/>
          <w:color w:val="00B050"/>
          <w:szCs w:val="22"/>
        </w:rPr>
        <w:t xml:space="preserve"> </w:t>
      </w:r>
      <w:r>
        <w:rPr>
          <w:rFonts w:hint="cs"/>
          <w:color w:val="00B050"/>
          <w:cs/>
        </w:rPr>
        <w:t xml:space="preserve">และ </w:t>
      </w:r>
      <w:r>
        <w:rPr>
          <w:color w:val="00B050"/>
        </w:rPr>
        <w:t xml:space="preserve">early stopping </w:t>
      </w:r>
      <w:r w:rsidR="006529DC" w:rsidRPr="006529DC">
        <w:rPr>
          <w:color w:val="00B050"/>
        </w:rPr>
        <w:t>patience</w:t>
      </w:r>
      <w:r w:rsidR="006529DC">
        <w:rPr>
          <w:color w:val="00B050"/>
        </w:rPr>
        <w:t xml:space="preserve"> </w:t>
      </w:r>
      <w:r>
        <w:rPr>
          <w:rFonts w:cs="Cordia New" w:hint="cs"/>
          <w:color w:val="00B050"/>
          <w:cs/>
        </w:rPr>
        <w:t xml:space="preserve">กำหนด </w:t>
      </w:r>
      <w:r>
        <w:rPr>
          <w:color w:val="00B050"/>
        </w:rPr>
        <w:t xml:space="preserve">search space </w:t>
      </w:r>
      <w:r>
        <w:rPr>
          <w:rFonts w:cs="Cordia New"/>
          <w:color w:val="00B050"/>
          <w:cs/>
        </w:rPr>
        <w:t>ดังนี้ (</w:t>
      </w:r>
      <w:r>
        <w:rPr>
          <w:color w:val="00B050"/>
        </w:rPr>
        <w:t xml:space="preserve">Unfreeze stage </w:t>
      </w:r>
      <w:r>
        <w:rPr>
          <w:rFonts w:cs="Cordia New"/>
          <w:color w:val="00B050"/>
          <w:cs/>
        </w:rPr>
        <w:t xml:space="preserve">ใช้เฉพาะวิธี </w:t>
      </w:r>
      <w:r>
        <w:rPr>
          <w:color w:val="00B050"/>
        </w:rPr>
        <w:t>Selective Unfreeze)</w:t>
      </w:r>
    </w:p>
    <w:tbl>
      <w:tblPr>
        <w:tblStyle w:val="GridTable1Light-Accent1"/>
        <w:tblW w:w="8931" w:type="dxa"/>
        <w:jc w:val="center"/>
        <w:tblLayout w:type="fixed"/>
        <w:tblLook w:val="0420" w:firstRow="1" w:lastRow="0" w:firstColumn="0" w:lastColumn="0" w:noHBand="0" w:noVBand="1"/>
      </w:tblPr>
      <w:tblGrid>
        <w:gridCol w:w="4537"/>
        <w:gridCol w:w="4394"/>
      </w:tblGrid>
      <w:tr w:rsidR="00761AE7" w:rsidRPr="00761AE7" w14:paraId="08117306" w14:textId="77777777" w:rsidTr="0077567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02"/>
          <w:jc w:val="center"/>
        </w:trPr>
        <w:tc>
          <w:tcPr>
            <w:tcW w:w="4537" w:type="dxa"/>
            <w:shd w:val="clear" w:color="auto" w:fill="DEEAF6" w:themeFill="accent5" w:themeFillTint="33"/>
          </w:tcPr>
          <w:p w14:paraId="1E6DA65A" w14:textId="77777777" w:rsidR="00170E2D" w:rsidRPr="000C3DA9" w:rsidRDefault="00170E2D" w:rsidP="00761AE7">
            <w:pPr>
              <w:jc w:val="center"/>
              <w:rPr>
                <w:color w:val="00B050"/>
              </w:rPr>
            </w:pPr>
            <w:r w:rsidRPr="000C3DA9">
              <w:rPr>
                <w:color w:val="00B050"/>
              </w:rPr>
              <w:t>Hyperparameter</w:t>
            </w:r>
          </w:p>
        </w:tc>
        <w:tc>
          <w:tcPr>
            <w:tcW w:w="4394" w:type="dxa"/>
            <w:shd w:val="clear" w:color="auto" w:fill="DEEAF6" w:themeFill="accent5" w:themeFillTint="33"/>
          </w:tcPr>
          <w:p w14:paraId="6F937C38" w14:textId="77777777" w:rsidR="00170E2D" w:rsidRPr="000C3DA9" w:rsidRDefault="007636BF" w:rsidP="00761AE7">
            <w:pPr>
              <w:jc w:val="center"/>
              <w:rPr>
                <w:rFonts w:cs="Browallia New"/>
                <w:color w:val="00B050"/>
              </w:rPr>
            </w:pPr>
            <w:r w:rsidRPr="000C3DA9">
              <w:rPr>
                <w:rFonts w:cs="Browallia New" w:hint="cs"/>
                <w:color w:val="00B050"/>
                <w:cs/>
              </w:rPr>
              <w:t>ค่าที่ทดลอง</w:t>
            </w:r>
          </w:p>
        </w:tc>
      </w:tr>
      <w:tr w:rsidR="00761AE7" w:rsidRPr="00761AE7" w14:paraId="5EAC2506" w14:textId="77777777" w:rsidTr="00775679">
        <w:trPr>
          <w:jc w:val="center"/>
        </w:trPr>
        <w:tc>
          <w:tcPr>
            <w:tcW w:w="4537" w:type="dxa"/>
          </w:tcPr>
          <w:p w14:paraId="20765844" w14:textId="77777777" w:rsidR="00170E2D" w:rsidRPr="000C3DA9" w:rsidRDefault="00170E2D" w:rsidP="00156812">
            <w:pPr>
              <w:rPr>
                <w:color w:val="00B050"/>
              </w:rPr>
            </w:pPr>
            <w:r w:rsidRPr="000C3DA9">
              <w:rPr>
                <w:color w:val="00B050"/>
              </w:rPr>
              <w:t>Learning rate</w:t>
            </w:r>
          </w:p>
        </w:tc>
        <w:tc>
          <w:tcPr>
            <w:tcW w:w="4394" w:type="dxa"/>
          </w:tcPr>
          <w:p w14:paraId="7724ED2F" w14:textId="77777777" w:rsidR="00170E2D" w:rsidRPr="000C3DA9" w:rsidRDefault="00170E2D" w:rsidP="00156812">
            <w:pPr>
              <w:rPr>
                <w:color w:val="00B050"/>
              </w:rPr>
            </w:pPr>
            <w:r w:rsidRPr="000C3DA9">
              <w:rPr>
                <w:color w:val="00B050"/>
              </w:rPr>
              <w:t xml:space="preserve">1e-5 </w:t>
            </w:r>
            <w:proofErr w:type="spellStart"/>
            <w:r w:rsidRPr="000C3DA9">
              <w:rPr>
                <w:rFonts w:ascii="Browallia New" w:hAnsi="Browallia New" w:cs="Browallia New"/>
                <w:color w:val="00B050"/>
              </w:rPr>
              <w:t>ถึง</w:t>
            </w:r>
            <w:proofErr w:type="spellEnd"/>
            <w:r w:rsidRPr="000C3DA9">
              <w:rPr>
                <w:color w:val="00B050"/>
              </w:rPr>
              <w:t xml:space="preserve"> 1e-2</w:t>
            </w:r>
            <w:r w:rsidRPr="000C3DA9">
              <w:rPr>
                <w:rFonts w:hint="cs"/>
                <w:color w:val="00B050"/>
                <w:cs/>
              </w:rPr>
              <w:t xml:space="preserve"> </w:t>
            </w:r>
            <w:r w:rsidRPr="000C3DA9">
              <w:rPr>
                <w:color w:val="00B050"/>
              </w:rPr>
              <w:t>(log scale)</w:t>
            </w:r>
          </w:p>
        </w:tc>
      </w:tr>
      <w:tr w:rsidR="00761AE7" w:rsidRPr="00761AE7" w14:paraId="75A7F4E7" w14:textId="77777777" w:rsidTr="00775679">
        <w:trPr>
          <w:jc w:val="center"/>
        </w:trPr>
        <w:tc>
          <w:tcPr>
            <w:tcW w:w="4537" w:type="dxa"/>
          </w:tcPr>
          <w:p w14:paraId="0D154840" w14:textId="77777777" w:rsidR="00170E2D" w:rsidRPr="000C3DA9" w:rsidRDefault="00170E2D" w:rsidP="00156812">
            <w:pPr>
              <w:rPr>
                <w:color w:val="00B050"/>
              </w:rPr>
            </w:pPr>
            <w:r w:rsidRPr="000C3DA9">
              <w:rPr>
                <w:color w:val="00B050"/>
              </w:rPr>
              <w:t>Weight decay</w:t>
            </w:r>
          </w:p>
        </w:tc>
        <w:tc>
          <w:tcPr>
            <w:tcW w:w="4394" w:type="dxa"/>
          </w:tcPr>
          <w:p w14:paraId="04817667" w14:textId="77777777" w:rsidR="00170E2D" w:rsidRPr="000C3DA9" w:rsidRDefault="00170E2D" w:rsidP="00156812">
            <w:pPr>
              <w:rPr>
                <w:color w:val="00B050"/>
              </w:rPr>
            </w:pPr>
            <w:r w:rsidRPr="000C3DA9">
              <w:rPr>
                <w:color w:val="00B050"/>
              </w:rPr>
              <w:t xml:space="preserve">1e-6 </w:t>
            </w:r>
            <w:proofErr w:type="spellStart"/>
            <w:r w:rsidRPr="000C3DA9">
              <w:rPr>
                <w:rFonts w:ascii="Browallia New" w:hAnsi="Browallia New" w:cs="Browallia New"/>
                <w:color w:val="00B050"/>
              </w:rPr>
              <w:t>ถึง</w:t>
            </w:r>
            <w:proofErr w:type="spellEnd"/>
            <w:r w:rsidRPr="000C3DA9">
              <w:rPr>
                <w:color w:val="00B050"/>
              </w:rPr>
              <w:t xml:space="preserve"> 1e-2 (log scale)</w:t>
            </w:r>
          </w:p>
        </w:tc>
      </w:tr>
      <w:tr w:rsidR="00761AE7" w:rsidRPr="00761AE7" w14:paraId="4C3AC75F" w14:textId="77777777" w:rsidTr="00775679">
        <w:trPr>
          <w:jc w:val="center"/>
        </w:trPr>
        <w:tc>
          <w:tcPr>
            <w:tcW w:w="4537" w:type="dxa"/>
          </w:tcPr>
          <w:p w14:paraId="476B378E" w14:textId="77777777" w:rsidR="00170E2D" w:rsidRPr="000C3DA9" w:rsidRDefault="00170E2D" w:rsidP="00156812">
            <w:pPr>
              <w:rPr>
                <w:color w:val="00B050"/>
              </w:rPr>
            </w:pPr>
            <w:r w:rsidRPr="000C3DA9">
              <w:rPr>
                <w:color w:val="00B050"/>
              </w:rPr>
              <w:t>Head dropout</w:t>
            </w:r>
          </w:p>
        </w:tc>
        <w:tc>
          <w:tcPr>
            <w:tcW w:w="4394" w:type="dxa"/>
          </w:tcPr>
          <w:p w14:paraId="773F2351" w14:textId="77777777" w:rsidR="00170E2D" w:rsidRPr="000C3DA9" w:rsidRDefault="00170E2D" w:rsidP="00156812">
            <w:pPr>
              <w:rPr>
                <w:color w:val="00B050"/>
              </w:rPr>
            </w:pPr>
            <w:r w:rsidRPr="000C3DA9">
              <w:rPr>
                <w:color w:val="00B050"/>
              </w:rPr>
              <w:t xml:space="preserve">0.1 </w:t>
            </w:r>
            <w:proofErr w:type="spellStart"/>
            <w:r w:rsidRPr="000C3DA9">
              <w:rPr>
                <w:rFonts w:ascii="Browallia New" w:hAnsi="Browallia New" w:cs="Browallia New"/>
                <w:color w:val="00B050"/>
              </w:rPr>
              <w:t>ถึง</w:t>
            </w:r>
            <w:proofErr w:type="spellEnd"/>
            <w:r w:rsidRPr="000C3DA9">
              <w:rPr>
                <w:color w:val="00B050"/>
              </w:rPr>
              <w:t xml:space="preserve"> 0.5</w:t>
            </w:r>
          </w:p>
        </w:tc>
      </w:tr>
      <w:tr w:rsidR="00761AE7" w:rsidRPr="00761AE7" w14:paraId="19C4986B" w14:textId="77777777" w:rsidTr="00775679">
        <w:trPr>
          <w:jc w:val="center"/>
        </w:trPr>
        <w:tc>
          <w:tcPr>
            <w:tcW w:w="4537" w:type="dxa"/>
          </w:tcPr>
          <w:p w14:paraId="05FF658D" w14:textId="77777777" w:rsidR="00170E2D" w:rsidRPr="000C3DA9" w:rsidRDefault="000A4F2C" w:rsidP="00156812">
            <w:pPr>
              <w:rPr>
                <w:color w:val="00B050"/>
              </w:rPr>
            </w:pPr>
            <w:r w:rsidRPr="000C3DA9">
              <w:rPr>
                <w:color w:val="00B050"/>
              </w:rPr>
              <w:t xml:space="preserve">Hidden layer of classifier head </w:t>
            </w:r>
          </w:p>
        </w:tc>
        <w:tc>
          <w:tcPr>
            <w:tcW w:w="4394" w:type="dxa"/>
          </w:tcPr>
          <w:p w14:paraId="31E78420" w14:textId="77777777" w:rsidR="00170E2D" w:rsidRPr="000C3DA9" w:rsidRDefault="00170E2D" w:rsidP="00156812">
            <w:pPr>
              <w:rPr>
                <w:color w:val="00B050"/>
              </w:rPr>
            </w:pPr>
            <w:r w:rsidRPr="000C3DA9">
              <w:rPr>
                <w:color w:val="00B050"/>
              </w:rPr>
              <w:t xml:space="preserve">128, 256, 512 </w:t>
            </w:r>
          </w:p>
        </w:tc>
      </w:tr>
      <w:tr w:rsidR="00761AE7" w:rsidRPr="00761AE7" w14:paraId="51D1D016" w14:textId="77777777" w:rsidTr="00775679">
        <w:trPr>
          <w:jc w:val="center"/>
        </w:trPr>
        <w:tc>
          <w:tcPr>
            <w:tcW w:w="4537" w:type="dxa"/>
          </w:tcPr>
          <w:p w14:paraId="2617FDB7" w14:textId="77777777" w:rsidR="00170E2D" w:rsidRPr="000C3DA9" w:rsidRDefault="00170E2D" w:rsidP="00156812">
            <w:pPr>
              <w:rPr>
                <w:color w:val="00B050"/>
              </w:rPr>
            </w:pPr>
            <w:proofErr w:type="spellStart"/>
            <w:r w:rsidRPr="000C3DA9">
              <w:rPr>
                <w:color w:val="00B050"/>
              </w:rPr>
              <w:t>Optimiser</w:t>
            </w:r>
            <w:proofErr w:type="spellEnd"/>
          </w:p>
        </w:tc>
        <w:tc>
          <w:tcPr>
            <w:tcW w:w="4394" w:type="dxa"/>
          </w:tcPr>
          <w:p w14:paraId="016D1BD8" w14:textId="77777777" w:rsidR="00170E2D" w:rsidRPr="000C3DA9" w:rsidRDefault="00170E2D" w:rsidP="00156812">
            <w:pPr>
              <w:rPr>
                <w:color w:val="00B050"/>
              </w:rPr>
            </w:pPr>
            <w:proofErr w:type="spellStart"/>
            <w:r w:rsidRPr="000C3DA9">
              <w:rPr>
                <w:color w:val="00B050"/>
              </w:rPr>
              <w:t>AdamW</w:t>
            </w:r>
            <w:proofErr w:type="spellEnd"/>
            <w:r w:rsidRPr="000C3DA9">
              <w:rPr>
                <w:color w:val="00B050"/>
              </w:rPr>
              <w:t>, SGD</w:t>
            </w:r>
          </w:p>
        </w:tc>
      </w:tr>
      <w:tr w:rsidR="00761AE7" w:rsidRPr="00761AE7" w14:paraId="421EFEFE" w14:textId="77777777" w:rsidTr="00775679">
        <w:trPr>
          <w:jc w:val="center"/>
        </w:trPr>
        <w:tc>
          <w:tcPr>
            <w:tcW w:w="4537" w:type="dxa"/>
          </w:tcPr>
          <w:p w14:paraId="7928B2AF" w14:textId="77777777" w:rsidR="00170E2D" w:rsidRPr="000C3DA9" w:rsidRDefault="003553BB" w:rsidP="00156812">
            <w:pPr>
              <w:rPr>
                <w:color w:val="00B050"/>
              </w:rPr>
            </w:pPr>
            <w:r w:rsidRPr="000C3DA9">
              <w:rPr>
                <w:color w:val="00B050"/>
              </w:rPr>
              <w:t>Unfreeze stage</w:t>
            </w:r>
          </w:p>
        </w:tc>
        <w:tc>
          <w:tcPr>
            <w:tcW w:w="4394" w:type="dxa"/>
          </w:tcPr>
          <w:p w14:paraId="295BCEF3" w14:textId="77777777" w:rsidR="00170E2D" w:rsidRPr="000C3DA9" w:rsidRDefault="00170E2D" w:rsidP="00156812">
            <w:pPr>
              <w:rPr>
                <w:color w:val="00B050"/>
              </w:rPr>
            </w:pPr>
            <w:r w:rsidRPr="000C3DA9">
              <w:rPr>
                <w:color w:val="00B050"/>
              </w:rPr>
              <w:t xml:space="preserve">1, 2, 3 </w:t>
            </w:r>
          </w:p>
        </w:tc>
      </w:tr>
    </w:tbl>
    <w:p w14:paraId="3A293163" w14:textId="77777777" w:rsidR="004E4FEB" w:rsidRPr="00187D17" w:rsidRDefault="004E4FEB" w:rsidP="00187D17">
      <w:pPr>
        <w:rPr>
          <w:color w:val="00B050"/>
        </w:rPr>
      </w:pPr>
    </w:p>
    <w:p w14:paraId="59587802" w14:textId="77777777" w:rsidR="0010378F" w:rsidRPr="00D75618" w:rsidRDefault="002344C6" w:rsidP="0010378F">
      <w:pPr>
        <w:pStyle w:val="ListParagraph"/>
        <w:numPr>
          <w:ilvl w:val="0"/>
          <w:numId w:val="8"/>
        </w:numPr>
        <w:rPr>
          <w:color w:val="00B050"/>
        </w:rPr>
      </w:pPr>
      <w:r>
        <w:rPr>
          <w:color w:val="00B050"/>
        </w:rPr>
        <w:t xml:space="preserve">Metric </w:t>
      </w:r>
      <w:r>
        <w:rPr>
          <w:rFonts w:cs="Cordia New"/>
          <w:color w:val="00B050"/>
          <w:cs/>
        </w:rPr>
        <w:t xml:space="preserve">ที่ใช้เป็นเกณฑ์ คือ </w:t>
      </w:r>
      <w:r>
        <w:rPr>
          <w:color w:val="00B050"/>
        </w:rPr>
        <w:t>Validation Macro-F</w:t>
      </w:r>
      <w:r>
        <w:rPr>
          <w:rFonts w:cs="Cordia New"/>
          <w:color w:val="00B050"/>
          <w:cs/>
        </w:rPr>
        <w:t xml:space="preserve">1 เมื่อ </w:t>
      </w:r>
      <w:r>
        <w:rPr>
          <w:color w:val="00B050"/>
        </w:rPr>
        <w:t xml:space="preserve">tuning </w:t>
      </w:r>
      <w:r>
        <w:rPr>
          <w:rFonts w:cs="Cordia New"/>
          <w:color w:val="00B050"/>
          <w:cs/>
        </w:rPr>
        <w:t xml:space="preserve">เสร็จ จึงนำ </w:t>
      </w:r>
      <w:r>
        <w:rPr>
          <w:color w:val="00B050"/>
        </w:rPr>
        <w:t xml:space="preserve">hyperparameter </w:t>
      </w:r>
      <w:r>
        <w:rPr>
          <w:rFonts w:cs="Cordia New"/>
          <w:color w:val="00B050"/>
          <w:cs/>
        </w:rPr>
        <w:t xml:space="preserve">ที่ให้ค่า </w:t>
      </w:r>
      <w:r>
        <w:rPr>
          <w:color w:val="00B050"/>
        </w:rPr>
        <w:t>Validation Macro-F</w:t>
      </w:r>
      <w:r>
        <w:rPr>
          <w:rFonts w:cs="Cordia New"/>
          <w:color w:val="00B050"/>
          <w:cs/>
        </w:rPr>
        <w:t xml:space="preserve">1 สูงที่สุดของแต่ละ </w:t>
      </w:r>
      <w:r>
        <w:rPr>
          <w:color w:val="00B050"/>
        </w:rPr>
        <w:t xml:space="preserve">architecture </w:t>
      </w:r>
      <w:r>
        <w:rPr>
          <w:rFonts w:cs="Cordia New"/>
          <w:color w:val="00B050"/>
          <w:cs/>
        </w:rPr>
        <w:t>และแต่ละวิธีเทรนมาเทรนโมเดลจริง ดังแสดงในตารางด้านล่าง</w:t>
      </w:r>
    </w:p>
    <w:tbl>
      <w:tblPr>
        <w:tblStyle w:val="GridTable1Light-Accent5"/>
        <w:tblW w:w="9462" w:type="dxa"/>
        <w:tblLayout w:type="fixed"/>
        <w:tblLook w:val="0420" w:firstRow="1" w:lastRow="0" w:firstColumn="0" w:lastColumn="0" w:noHBand="0" w:noVBand="1"/>
      </w:tblPr>
      <w:tblGrid>
        <w:gridCol w:w="1129"/>
        <w:gridCol w:w="1276"/>
        <w:gridCol w:w="353"/>
        <w:gridCol w:w="1490"/>
        <w:gridCol w:w="1134"/>
        <w:gridCol w:w="1134"/>
        <w:gridCol w:w="992"/>
        <w:gridCol w:w="992"/>
        <w:gridCol w:w="962"/>
      </w:tblGrid>
      <w:tr w:rsidR="001E46AB" w14:paraId="0FDFC4F0" w14:textId="77777777" w:rsidTr="005F46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129" w:type="dxa"/>
            <w:shd w:val="clear" w:color="auto" w:fill="DEEAF6" w:themeFill="accent5" w:themeFillTint="33"/>
          </w:tcPr>
          <w:p w14:paraId="3200C4C9" w14:textId="77777777" w:rsidR="00834B4A" w:rsidRPr="00676989" w:rsidRDefault="001E46AB" w:rsidP="00EA64F4">
            <w:pPr>
              <w:jc w:val="center"/>
              <w:rPr>
                <w:rFonts w:cstheme="minorHAnsi"/>
                <w:color w:val="00B050"/>
                <w:szCs w:val="22"/>
              </w:rPr>
            </w:pPr>
            <w:r w:rsidRPr="00676989">
              <w:rPr>
                <w:rFonts w:cstheme="minorHAnsi"/>
                <w:color w:val="00B050"/>
                <w:szCs w:val="22"/>
              </w:rPr>
              <w:t>Method</w:t>
            </w:r>
          </w:p>
        </w:tc>
        <w:tc>
          <w:tcPr>
            <w:tcW w:w="1276" w:type="dxa"/>
            <w:shd w:val="clear" w:color="auto" w:fill="DEEAF6" w:themeFill="accent5" w:themeFillTint="33"/>
          </w:tcPr>
          <w:p w14:paraId="628A279D" w14:textId="77777777" w:rsidR="00834B4A" w:rsidRPr="00676989" w:rsidRDefault="00834B4A" w:rsidP="00EA64F4">
            <w:pPr>
              <w:jc w:val="center"/>
              <w:rPr>
                <w:rFonts w:cstheme="minorHAnsi"/>
                <w:color w:val="00B050"/>
                <w:szCs w:val="22"/>
              </w:rPr>
            </w:pPr>
            <w:r w:rsidRPr="00676989">
              <w:rPr>
                <w:rFonts w:cstheme="minorHAnsi"/>
                <w:color w:val="00B050"/>
                <w:szCs w:val="22"/>
              </w:rPr>
              <w:t>Backbone</w:t>
            </w:r>
          </w:p>
        </w:tc>
        <w:tc>
          <w:tcPr>
            <w:tcW w:w="353" w:type="dxa"/>
            <w:shd w:val="clear" w:color="auto" w:fill="DEEAF6" w:themeFill="accent5" w:themeFillTint="33"/>
          </w:tcPr>
          <w:p w14:paraId="691E8EA5" w14:textId="77777777" w:rsidR="00834B4A" w:rsidRPr="00676989" w:rsidRDefault="00834B4A" w:rsidP="00EA64F4">
            <w:pPr>
              <w:jc w:val="center"/>
              <w:rPr>
                <w:rFonts w:cstheme="minorHAnsi"/>
                <w:color w:val="00B050"/>
                <w:szCs w:val="22"/>
              </w:rPr>
            </w:pPr>
            <w:r w:rsidRPr="00676989">
              <w:rPr>
                <w:rFonts w:cstheme="minorHAnsi"/>
                <w:color w:val="00B050"/>
                <w:szCs w:val="22"/>
              </w:rPr>
              <w:t>n</w:t>
            </w:r>
          </w:p>
        </w:tc>
        <w:tc>
          <w:tcPr>
            <w:tcW w:w="1490" w:type="dxa"/>
            <w:shd w:val="clear" w:color="auto" w:fill="DEEAF6" w:themeFill="accent5" w:themeFillTint="33"/>
          </w:tcPr>
          <w:p w14:paraId="54533D43" w14:textId="77777777" w:rsidR="00834B4A" w:rsidRPr="00676989" w:rsidRDefault="00834B4A" w:rsidP="00EA64F4">
            <w:pPr>
              <w:jc w:val="center"/>
              <w:rPr>
                <w:rFonts w:cstheme="minorHAnsi"/>
                <w:color w:val="00B050"/>
                <w:szCs w:val="22"/>
              </w:rPr>
            </w:pPr>
            <w:r w:rsidRPr="00676989">
              <w:rPr>
                <w:rFonts w:cstheme="minorHAnsi"/>
                <w:color w:val="00B050"/>
                <w:szCs w:val="22"/>
              </w:rPr>
              <w:t>Layers updated</w:t>
            </w:r>
          </w:p>
        </w:tc>
        <w:tc>
          <w:tcPr>
            <w:tcW w:w="1134" w:type="dxa"/>
            <w:shd w:val="clear" w:color="auto" w:fill="DEEAF6" w:themeFill="accent5" w:themeFillTint="33"/>
          </w:tcPr>
          <w:p w14:paraId="18620DB5" w14:textId="77777777" w:rsidR="00834B4A" w:rsidRPr="00676989" w:rsidRDefault="00834B4A" w:rsidP="00EA64F4">
            <w:pPr>
              <w:jc w:val="center"/>
              <w:rPr>
                <w:rFonts w:cstheme="minorHAnsi"/>
                <w:color w:val="00B050"/>
                <w:szCs w:val="22"/>
              </w:rPr>
            </w:pPr>
            <w:proofErr w:type="spellStart"/>
            <w:r w:rsidRPr="00676989">
              <w:rPr>
                <w:rFonts w:cstheme="minorHAnsi"/>
                <w:color w:val="00B050"/>
                <w:szCs w:val="22"/>
              </w:rPr>
              <w:t>Optimiser</w:t>
            </w:r>
            <w:proofErr w:type="spellEnd"/>
          </w:p>
        </w:tc>
        <w:tc>
          <w:tcPr>
            <w:tcW w:w="1134" w:type="dxa"/>
            <w:shd w:val="clear" w:color="auto" w:fill="DEEAF6" w:themeFill="accent5" w:themeFillTint="33"/>
          </w:tcPr>
          <w:p w14:paraId="04B48E7B" w14:textId="77777777" w:rsidR="00834B4A" w:rsidRPr="00676989" w:rsidRDefault="00834B4A" w:rsidP="00EA64F4">
            <w:pPr>
              <w:jc w:val="center"/>
              <w:rPr>
                <w:rFonts w:cstheme="minorHAnsi"/>
                <w:color w:val="00B050"/>
                <w:szCs w:val="22"/>
              </w:rPr>
            </w:pPr>
            <w:r w:rsidRPr="00676989">
              <w:rPr>
                <w:rFonts w:cstheme="minorHAnsi"/>
                <w:color w:val="00B050"/>
                <w:szCs w:val="22"/>
              </w:rPr>
              <w:t xml:space="preserve">Learning </w:t>
            </w:r>
            <w:r w:rsidRPr="00676989">
              <w:rPr>
                <w:rFonts w:cstheme="minorHAnsi"/>
                <w:color w:val="00B050"/>
                <w:szCs w:val="22"/>
              </w:rPr>
              <w:br/>
              <w:t>rate</w:t>
            </w:r>
          </w:p>
        </w:tc>
        <w:tc>
          <w:tcPr>
            <w:tcW w:w="992" w:type="dxa"/>
            <w:shd w:val="clear" w:color="auto" w:fill="DEEAF6" w:themeFill="accent5" w:themeFillTint="33"/>
          </w:tcPr>
          <w:p w14:paraId="1DCAC13A" w14:textId="77777777" w:rsidR="00834B4A" w:rsidRPr="00676989" w:rsidRDefault="00834B4A" w:rsidP="00EA64F4">
            <w:pPr>
              <w:jc w:val="center"/>
              <w:rPr>
                <w:rFonts w:cstheme="minorHAnsi"/>
                <w:color w:val="00B050"/>
                <w:szCs w:val="22"/>
              </w:rPr>
            </w:pPr>
            <w:r w:rsidRPr="00676989">
              <w:rPr>
                <w:rFonts w:cstheme="minorHAnsi"/>
                <w:color w:val="00B050"/>
                <w:szCs w:val="22"/>
              </w:rPr>
              <w:t>Weight decay</w:t>
            </w:r>
          </w:p>
        </w:tc>
        <w:tc>
          <w:tcPr>
            <w:tcW w:w="992" w:type="dxa"/>
            <w:shd w:val="clear" w:color="auto" w:fill="DEEAF6" w:themeFill="accent5" w:themeFillTint="33"/>
          </w:tcPr>
          <w:p w14:paraId="06639EEC" w14:textId="77777777" w:rsidR="00834B4A" w:rsidRPr="00676989" w:rsidRDefault="00834B4A" w:rsidP="00EA64F4">
            <w:pPr>
              <w:jc w:val="center"/>
              <w:rPr>
                <w:rFonts w:cstheme="minorHAnsi"/>
                <w:color w:val="00B050"/>
                <w:szCs w:val="22"/>
              </w:rPr>
            </w:pPr>
            <w:r w:rsidRPr="00676989">
              <w:rPr>
                <w:rFonts w:cstheme="minorHAnsi"/>
                <w:color w:val="00B050"/>
                <w:szCs w:val="22"/>
              </w:rPr>
              <w:t>Dropout</w:t>
            </w:r>
          </w:p>
        </w:tc>
        <w:tc>
          <w:tcPr>
            <w:tcW w:w="962" w:type="dxa"/>
            <w:shd w:val="clear" w:color="auto" w:fill="DEEAF6" w:themeFill="accent5" w:themeFillTint="33"/>
          </w:tcPr>
          <w:p w14:paraId="36D476D6" w14:textId="77777777" w:rsidR="00834B4A" w:rsidRPr="00676989" w:rsidRDefault="00834B4A" w:rsidP="00EA64F4">
            <w:pPr>
              <w:jc w:val="center"/>
              <w:rPr>
                <w:rFonts w:cstheme="minorHAnsi"/>
                <w:color w:val="00B050"/>
                <w:szCs w:val="22"/>
              </w:rPr>
            </w:pPr>
            <w:r w:rsidRPr="00676989">
              <w:rPr>
                <w:rFonts w:cstheme="minorHAnsi"/>
                <w:color w:val="00B050"/>
                <w:szCs w:val="22"/>
              </w:rPr>
              <w:t>Hidden</w:t>
            </w:r>
          </w:p>
        </w:tc>
      </w:tr>
      <w:tr w:rsidR="005A7B35" w14:paraId="00CDD993" w14:textId="77777777" w:rsidTr="005A7B35">
        <w:tc>
          <w:tcPr>
            <w:tcW w:w="1129" w:type="dxa"/>
          </w:tcPr>
          <w:p w14:paraId="1692F2D2" w14:textId="77777777" w:rsidR="00834B4A" w:rsidRPr="00676989" w:rsidRDefault="00834B4A" w:rsidP="00111C16">
            <w:pPr>
              <w:rPr>
                <w:rFonts w:cstheme="minorHAnsi"/>
                <w:color w:val="00B050"/>
                <w:szCs w:val="22"/>
              </w:rPr>
            </w:pPr>
            <w:r w:rsidRPr="00676989">
              <w:rPr>
                <w:rFonts w:cstheme="minorHAnsi"/>
                <w:color w:val="00B050"/>
                <w:szCs w:val="22"/>
              </w:rPr>
              <w:t>Freeze all</w:t>
            </w:r>
          </w:p>
        </w:tc>
        <w:tc>
          <w:tcPr>
            <w:tcW w:w="1276" w:type="dxa"/>
          </w:tcPr>
          <w:p w14:paraId="1E7A2EA5" w14:textId="77777777" w:rsidR="00834B4A" w:rsidRPr="00676989" w:rsidRDefault="00834B4A" w:rsidP="00111C16">
            <w:pPr>
              <w:rPr>
                <w:rFonts w:cstheme="minorHAnsi"/>
                <w:color w:val="00B050"/>
                <w:szCs w:val="22"/>
              </w:rPr>
            </w:pPr>
            <w:r w:rsidRPr="00676989">
              <w:rPr>
                <w:rFonts w:cstheme="minorHAnsi"/>
                <w:color w:val="00B050"/>
                <w:szCs w:val="22"/>
              </w:rPr>
              <w:t>ResNet50</w:t>
            </w:r>
          </w:p>
        </w:tc>
        <w:tc>
          <w:tcPr>
            <w:tcW w:w="353" w:type="dxa"/>
          </w:tcPr>
          <w:p w14:paraId="505C26F0" w14:textId="77777777" w:rsidR="00834B4A" w:rsidRPr="00676989" w:rsidRDefault="0060490B" w:rsidP="00111C16">
            <w:pPr>
              <w:rPr>
                <w:rFonts w:cstheme="minorHAnsi"/>
                <w:color w:val="00B050"/>
                <w:szCs w:val="22"/>
              </w:rPr>
            </w:pPr>
            <w:r w:rsidRPr="00676989">
              <w:rPr>
                <w:rFonts w:cstheme="minorHAnsi"/>
                <w:color w:val="00B050"/>
                <w:szCs w:val="22"/>
              </w:rPr>
              <w:t>-</w:t>
            </w:r>
          </w:p>
        </w:tc>
        <w:tc>
          <w:tcPr>
            <w:tcW w:w="1490" w:type="dxa"/>
          </w:tcPr>
          <w:p w14:paraId="7A4EAB76" w14:textId="77777777" w:rsidR="00834B4A" w:rsidRPr="00676989" w:rsidRDefault="00834B4A" w:rsidP="00111C16">
            <w:pPr>
              <w:rPr>
                <w:rFonts w:cstheme="minorHAnsi"/>
                <w:color w:val="00B050"/>
                <w:szCs w:val="22"/>
              </w:rPr>
            </w:pPr>
            <w:r w:rsidRPr="00676989">
              <w:rPr>
                <w:rFonts w:cstheme="minorHAnsi"/>
                <w:color w:val="00B050"/>
                <w:szCs w:val="22"/>
              </w:rPr>
              <w:t>head only</w:t>
            </w:r>
          </w:p>
        </w:tc>
        <w:tc>
          <w:tcPr>
            <w:tcW w:w="1134" w:type="dxa"/>
          </w:tcPr>
          <w:p w14:paraId="3714CBBF" w14:textId="77777777" w:rsidR="00834B4A" w:rsidRPr="00676989" w:rsidRDefault="00834B4A" w:rsidP="00111C16">
            <w:pPr>
              <w:rPr>
                <w:rFonts w:cstheme="minorHAnsi"/>
                <w:color w:val="00B050"/>
                <w:szCs w:val="22"/>
              </w:rPr>
            </w:pPr>
            <w:r w:rsidRPr="00676989">
              <w:rPr>
                <w:rFonts w:cstheme="minorHAnsi"/>
                <w:color w:val="00B050"/>
                <w:szCs w:val="22"/>
              </w:rPr>
              <w:t>SGD</w:t>
            </w:r>
          </w:p>
        </w:tc>
        <w:tc>
          <w:tcPr>
            <w:tcW w:w="1134" w:type="dxa"/>
          </w:tcPr>
          <w:p w14:paraId="33D93E39" w14:textId="77777777" w:rsidR="00834B4A" w:rsidRPr="00676989" w:rsidRDefault="00834B4A" w:rsidP="00111C16">
            <w:pPr>
              <w:rPr>
                <w:rFonts w:cstheme="minorHAnsi"/>
                <w:color w:val="00B050"/>
                <w:szCs w:val="22"/>
              </w:rPr>
            </w:pPr>
            <w:r w:rsidRPr="00676989">
              <w:rPr>
                <w:rFonts w:cstheme="minorHAnsi"/>
                <w:color w:val="00B050"/>
                <w:szCs w:val="22"/>
              </w:rPr>
              <w:t>6.34e-3</w:t>
            </w:r>
          </w:p>
        </w:tc>
        <w:tc>
          <w:tcPr>
            <w:tcW w:w="992" w:type="dxa"/>
          </w:tcPr>
          <w:p w14:paraId="3034D066" w14:textId="77777777" w:rsidR="00834B4A" w:rsidRPr="00676989" w:rsidRDefault="00834B4A" w:rsidP="00111C16">
            <w:pPr>
              <w:rPr>
                <w:rFonts w:cstheme="minorHAnsi"/>
                <w:color w:val="00B050"/>
                <w:szCs w:val="22"/>
              </w:rPr>
            </w:pPr>
            <w:r w:rsidRPr="00676989">
              <w:rPr>
                <w:rFonts w:cstheme="minorHAnsi"/>
                <w:color w:val="00B050"/>
                <w:szCs w:val="22"/>
              </w:rPr>
              <w:t>2.95e-3</w:t>
            </w:r>
          </w:p>
        </w:tc>
        <w:tc>
          <w:tcPr>
            <w:tcW w:w="992" w:type="dxa"/>
          </w:tcPr>
          <w:p w14:paraId="752B9BAA" w14:textId="77777777" w:rsidR="00834B4A" w:rsidRPr="00676989" w:rsidRDefault="00834B4A" w:rsidP="00111C16">
            <w:pPr>
              <w:rPr>
                <w:rFonts w:cstheme="minorHAnsi"/>
                <w:color w:val="00B050"/>
                <w:szCs w:val="22"/>
              </w:rPr>
            </w:pPr>
            <w:r w:rsidRPr="00676989">
              <w:rPr>
                <w:rFonts w:cstheme="minorHAnsi"/>
                <w:color w:val="00B050"/>
                <w:szCs w:val="22"/>
              </w:rPr>
              <w:t>0.292</w:t>
            </w:r>
          </w:p>
        </w:tc>
        <w:tc>
          <w:tcPr>
            <w:tcW w:w="962" w:type="dxa"/>
          </w:tcPr>
          <w:p w14:paraId="24FFB4F5" w14:textId="77777777" w:rsidR="00834B4A" w:rsidRPr="00676989" w:rsidRDefault="00834B4A" w:rsidP="00111C16">
            <w:pPr>
              <w:rPr>
                <w:rFonts w:cstheme="minorHAnsi"/>
                <w:color w:val="00B050"/>
                <w:szCs w:val="22"/>
              </w:rPr>
            </w:pPr>
            <w:r w:rsidRPr="00676989">
              <w:rPr>
                <w:rFonts w:cstheme="minorHAnsi"/>
                <w:color w:val="00B050"/>
                <w:szCs w:val="22"/>
              </w:rPr>
              <w:t>256</w:t>
            </w:r>
          </w:p>
        </w:tc>
      </w:tr>
      <w:tr w:rsidR="005A7B35" w14:paraId="36DDE88B" w14:textId="77777777" w:rsidTr="005A7B35">
        <w:tc>
          <w:tcPr>
            <w:tcW w:w="1129" w:type="dxa"/>
          </w:tcPr>
          <w:p w14:paraId="74208336" w14:textId="77777777" w:rsidR="00834B4A" w:rsidRPr="00676989" w:rsidRDefault="00834B4A" w:rsidP="00111C16">
            <w:pPr>
              <w:rPr>
                <w:rFonts w:cstheme="minorHAnsi"/>
                <w:color w:val="00B050"/>
                <w:szCs w:val="22"/>
              </w:rPr>
            </w:pPr>
            <w:r w:rsidRPr="00676989">
              <w:rPr>
                <w:rFonts w:cstheme="minorHAnsi"/>
                <w:color w:val="00B050"/>
                <w:szCs w:val="22"/>
              </w:rPr>
              <w:t>Freeze all</w:t>
            </w:r>
          </w:p>
        </w:tc>
        <w:tc>
          <w:tcPr>
            <w:tcW w:w="1276" w:type="dxa"/>
          </w:tcPr>
          <w:p w14:paraId="1E56B245" w14:textId="77777777" w:rsidR="00834B4A" w:rsidRPr="00676989" w:rsidRDefault="00834B4A" w:rsidP="00111C16">
            <w:pPr>
              <w:rPr>
                <w:rFonts w:cstheme="minorHAnsi"/>
                <w:color w:val="00B050"/>
                <w:szCs w:val="22"/>
              </w:rPr>
            </w:pPr>
            <w:r w:rsidRPr="00676989">
              <w:rPr>
                <w:rFonts w:cstheme="minorHAnsi"/>
                <w:color w:val="00B050"/>
                <w:szCs w:val="22"/>
              </w:rPr>
              <w:t>VGG16</w:t>
            </w:r>
          </w:p>
        </w:tc>
        <w:tc>
          <w:tcPr>
            <w:tcW w:w="353" w:type="dxa"/>
          </w:tcPr>
          <w:p w14:paraId="7F01C59F" w14:textId="77777777" w:rsidR="00834B4A" w:rsidRPr="00676989" w:rsidRDefault="0060490B" w:rsidP="00111C16">
            <w:pPr>
              <w:rPr>
                <w:rFonts w:cstheme="minorHAnsi"/>
                <w:color w:val="00B050"/>
                <w:szCs w:val="22"/>
              </w:rPr>
            </w:pPr>
            <w:r w:rsidRPr="00676989">
              <w:rPr>
                <w:rFonts w:cstheme="minorHAnsi"/>
                <w:color w:val="00B050"/>
                <w:szCs w:val="22"/>
              </w:rPr>
              <w:t>-</w:t>
            </w:r>
          </w:p>
        </w:tc>
        <w:tc>
          <w:tcPr>
            <w:tcW w:w="1490" w:type="dxa"/>
          </w:tcPr>
          <w:p w14:paraId="02076CB0" w14:textId="77777777" w:rsidR="00834B4A" w:rsidRPr="00676989" w:rsidRDefault="00834B4A" w:rsidP="00111C16">
            <w:pPr>
              <w:rPr>
                <w:rFonts w:cstheme="minorHAnsi"/>
                <w:color w:val="00B050"/>
                <w:szCs w:val="22"/>
              </w:rPr>
            </w:pPr>
            <w:r w:rsidRPr="00676989">
              <w:rPr>
                <w:rFonts w:cstheme="minorHAnsi"/>
                <w:color w:val="00B050"/>
                <w:szCs w:val="22"/>
              </w:rPr>
              <w:t>head only</w:t>
            </w:r>
          </w:p>
        </w:tc>
        <w:tc>
          <w:tcPr>
            <w:tcW w:w="1134" w:type="dxa"/>
          </w:tcPr>
          <w:p w14:paraId="71E13C3B" w14:textId="77777777" w:rsidR="00834B4A" w:rsidRPr="00676989" w:rsidRDefault="00834B4A" w:rsidP="00111C16">
            <w:pPr>
              <w:rPr>
                <w:rFonts w:cstheme="minorHAnsi"/>
                <w:color w:val="00B050"/>
                <w:szCs w:val="22"/>
              </w:rPr>
            </w:pPr>
            <w:proofErr w:type="spellStart"/>
            <w:r w:rsidRPr="00676989">
              <w:rPr>
                <w:rFonts w:cstheme="minorHAnsi"/>
                <w:color w:val="00B050"/>
                <w:szCs w:val="22"/>
              </w:rPr>
              <w:t>AdamW</w:t>
            </w:r>
            <w:proofErr w:type="spellEnd"/>
          </w:p>
        </w:tc>
        <w:tc>
          <w:tcPr>
            <w:tcW w:w="1134" w:type="dxa"/>
          </w:tcPr>
          <w:p w14:paraId="68D0884A" w14:textId="77777777" w:rsidR="00834B4A" w:rsidRPr="00676989" w:rsidRDefault="00834B4A" w:rsidP="00111C16">
            <w:pPr>
              <w:rPr>
                <w:rFonts w:cstheme="minorHAnsi"/>
                <w:color w:val="00B050"/>
                <w:szCs w:val="22"/>
              </w:rPr>
            </w:pPr>
            <w:r w:rsidRPr="00676989">
              <w:rPr>
                <w:rFonts w:cstheme="minorHAnsi"/>
                <w:color w:val="00B050"/>
                <w:szCs w:val="22"/>
              </w:rPr>
              <w:t>4.52e-4</w:t>
            </w:r>
          </w:p>
        </w:tc>
        <w:tc>
          <w:tcPr>
            <w:tcW w:w="992" w:type="dxa"/>
          </w:tcPr>
          <w:p w14:paraId="23095C2C" w14:textId="77777777" w:rsidR="00834B4A" w:rsidRPr="00676989" w:rsidRDefault="00834B4A" w:rsidP="00111C16">
            <w:pPr>
              <w:rPr>
                <w:rFonts w:cstheme="minorHAnsi"/>
                <w:color w:val="00B050"/>
                <w:szCs w:val="22"/>
              </w:rPr>
            </w:pPr>
            <w:r w:rsidRPr="00676989">
              <w:rPr>
                <w:rFonts w:cstheme="minorHAnsi"/>
                <w:color w:val="00B050"/>
                <w:szCs w:val="22"/>
              </w:rPr>
              <w:t>1.87e-6</w:t>
            </w:r>
          </w:p>
        </w:tc>
        <w:tc>
          <w:tcPr>
            <w:tcW w:w="992" w:type="dxa"/>
          </w:tcPr>
          <w:p w14:paraId="3921BCEE" w14:textId="77777777" w:rsidR="00834B4A" w:rsidRPr="00676989" w:rsidRDefault="00834B4A" w:rsidP="00111C16">
            <w:pPr>
              <w:rPr>
                <w:rFonts w:cstheme="minorHAnsi"/>
                <w:color w:val="00B050"/>
                <w:szCs w:val="22"/>
              </w:rPr>
            </w:pPr>
            <w:r w:rsidRPr="00676989">
              <w:rPr>
                <w:rFonts w:cstheme="minorHAnsi"/>
                <w:color w:val="00B050"/>
                <w:szCs w:val="22"/>
              </w:rPr>
              <w:t>0.306</w:t>
            </w:r>
          </w:p>
        </w:tc>
        <w:tc>
          <w:tcPr>
            <w:tcW w:w="962" w:type="dxa"/>
          </w:tcPr>
          <w:p w14:paraId="5E59D219" w14:textId="77777777" w:rsidR="00834B4A" w:rsidRPr="00676989" w:rsidRDefault="00834B4A" w:rsidP="00111C16">
            <w:pPr>
              <w:rPr>
                <w:rFonts w:cstheme="minorHAnsi"/>
                <w:color w:val="00B050"/>
                <w:szCs w:val="22"/>
              </w:rPr>
            </w:pPr>
            <w:r w:rsidRPr="00676989">
              <w:rPr>
                <w:rFonts w:cstheme="minorHAnsi"/>
                <w:color w:val="00B050"/>
                <w:szCs w:val="22"/>
              </w:rPr>
              <w:t>512</w:t>
            </w:r>
          </w:p>
        </w:tc>
      </w:tr>
      <w:tr w:rsidR="005A7B35" w14:paraId="66978573" w14:textId="77777777" w:rsidTr="005A7B35">
        <w:tc>
          <w:tcPr>
            <w:tcW w:w="1129" w:type="dxa"/>
          </w:tcPr>
          <w:p w14:paraId="7A2EDFB4" w14:textId="77777777" w:rsidR="00834B4A" w:rsidRPr="00676989" w:rsidRDefault="00834B4A" w:rsidP="00111C16">
            <w:pPr>
              <w:rPr>
                <w:rFonts w:cstheme="minorHAnsi"/>
                <w:color w:val="00B050"/>
                <w:szCs w:val="22"/>
              </w:rPr>
            </w:pPr>
            <w:r w:rsidRPr="00676989">
              <w:rPr>
                <w:rFonts w:cstheme="minorHAnsi"/>
                <w:color w:val="00B050"/>
                <w:szCs w:val="22"/>
              </w:rPr>
              <w:t>Freeze all</w:t>
            </w:r>
          </w:p>
        </w:tc>
        <w:tc>
          <w:tcPr>
            <w:tcW w:w="1276" w:type="dxa"/>
          </w:tcPr>
          <w:p w14:paraId="7348F9F8" w14:textId="77777777" w:rsidR="00834B4A" w:rsidRPr="00676989" w:rsidRDefault="00834B4A" w:rsidP="00111C16">
            <w:pPr>
              <w:rPr>
                <w:rFonts w:cstheme="minorHAnsi"/>
                <w:color w:val="00B050"/>
                <w:szCs w:val="22"/>
              </w:rPr>
            </w:pPr>
            <w:r w:rsidRPr="00676989">
              <w:rPr>
                <w:rFonts w:cstheme="minorHAnsi"/>
                <w:color w:val="00B050"/>
                <w:szCs w:val="22"/>
              </w:rPr>
              <w:t>EfficientNet-B0</w:t>
            </w:r>
          </w:p>
        </w:tc>
        <w:tc>
          <w:tcPr>
            <w:tcW w:w="353" w:type="dxa"/>
          </w:tcPr>
          <w:p w14:paraId="51AA896B" w14:textId="77777777" w:rsidR="00834B4A" w:rsidRPr="00676989" w:rsidRDefault="0060490B" w:rsidP="00111C16">
            <w:pPr>
              <w:rPr>
                <w:rFonts w:cstheme="minorHAnsi"/>
                <w:color w:val="00B050"/>
                <w:szCs w:val="22"/>
              </w:rPr>
            </w:pPr>
            <w:r w:rsidRPr="00676989">
              <w:rPr>
                <w:rFonts w:cstheme="minorHAnsi"/>
                <w:color w:val="00B050"/>
                <w:szCs w:val="22"/>
              </w:rPr>
              <w:t>-</w:t>
            </w:r>
          </w:p>
        </w:tc>
        <w:tc>
          <w:tcPr>
            <w:tcW w:w="1490" w:type="dxa"/>
          </w:tcPr>
          <w:p w14:paraId="16669E1F" w14:textId="77777777" w:rsidR="00834B4A" w:rsidRPr="00676989" w:rsidRDefault="00834B4A" w:rsidP="00111C16">
            <w:pPr>
              <w:rPr>
                <w:rFonts w:cstheme="minorHAnsi"/>
                <w:color w:val="00B050"/>
                <w:szCs w:val="22"/>
              </w:rPr>
            </w:pPr>
            <w:r w:rsidRPr="00676989">
              <w:rPr>
                <w:rFonts w:cstheme="minorHAnsi"/>
                <w:color w:val="00B050"/>
                <w:szCs w:val="22"/>
              </w:rPr>
              <w:t>head only</w:t>
            </w:r>
          </w:p>
        </w:tc>
        <w:tc>
          <w:tcPr>
            <w:tcW w:w="1134" w:type="dxa"/>
          </w:tcPr>
          <w:p w14:paraId="79CCD357" w14:textId="77777777" w:rsidR="00834B4A" w:rsidRPr="00676989" w:rsidRDefault="00834B4A" w:rsidP="00111C16">
            <w:pPr>
              <w:rPr>
                <w:rFonts w:cstheme="minorHAnsi"/>
                <w:color w:val="00B050"/>
                <w:szCs w:val="22"/>
              </w:rPr>
            </w:pPr>
            <w:proofErr w:type="spellStart"/>
            <w:r w:rsidRPr="00676989">
              <w:rPr>
                <w:rFonts w:cstheme="minorHAnsi"/>
                <w:color w:val="00B050"/>
                <w:szCs w:val="22"/>
              </w:rPr>
              <w:t>AdamW</w:t>
            </w:r>
            <w:proofErr w:type="spellEnd"/>
          </w:p>
        </w:tc>
        <w:tc>
          <w:tcPr>
            <w:tcW w:w="1134" w:type="dxa"/>
          </w:tcPr>
          <w:p w14:paraId="41D4A6C5" w14:textId="77777777" w:rsidR="00834B4A" w:rsidRPr="00676989" w:rsidRDefault="00834B4A" w:rsidP="00111C16">
            <w:pPr>
              <w:rPr>
                <w:rFonts w:cstheme="minorHAnsi"/>
                <w:color w:val="00B050"/>
                <w:szCs w:val="22"/>
              </w:rPr>
            </w:pPr>
            <w:r w:rsidRPr="00676989">
              <w:rPr>
                <w:rFonts w:cstheme="minorHAnsi"/>
                <w:color w:val="00B050"/>
                <w:szCs w:val="22"/>
              </w:rPr>
              <w:t>8.70e-3</w:t>
            </w:r>
          </w:p>
        </w:tc>
        <w:tc>
          <w:tcPr>
            <w:tcW w:w="992" w:type="dxa"/>
          </w:tcPr>
          <w:p w14:paraId="160E9847" w14:textId="77777777" w:rsidR="00834B4A" w:rsidRPr="00676989" w:rsidRDefault="00834B4A" w:rsidP="00111C16">
            <w:pPr>
              <w:rPr>
                <w:rFonts w:cstheme="minorHAnsi"/>
                <w:color w:val="00B050"/>
                <w:szCs w:val="22"/>
              </w:rPr>
            </w:pPr>
            <w:r w:rsidRPr="00676989">
              <w:rPr>
                <w:rFonts w:cstheme="minorHAnsi"/>
                <w:color w:val="00B050"/>
                <w:szCs w:val="22"/>
              </w:rPr>
              <w:t>3.99e-5</w:t>
            </w:r>
          </w:p>
        </w:tc>
        <w:tc>
          <w:tcPr>
            <w:tcW w:w="992" w:type="dxa"/>
          </w:tcPr>
          <w:p w14:paraId="48F4A4EC" w14:textId="77777777" w:rsidR="00834B4A" w:rsidRPr="00676989" w:rsidRDefault="00834B4A" w:rsidP="00111C16">
            <w:pPr>
              <w:rPr>
                <w:rFonts w:cstheme="minorHAnsi"/>
                <w:color w:val="00B050"/>
                <w:szCs w:val="22"/>
              </w:rPr>
            </w:pPr>
            <w:r w:rsidRPr="00676989">
              <w:rPr>
                <w:rFonts w:cstheme="minorHAnsi"/>
                <w:color w:val="00B050"/>
                <w:szCs w:val="22"/>
              </w:rPr>
              <w:t>0.405</w:t>
            </w:r>
          </w:p>
        </w:tc>
        <w:tc>
          <w:tcPr>
            <w:tcW w:w="962" w:type="dxa"/>
          </w:tcPr>
          <w:p w14:paraId="6C67D65C" w14:textId="77777777" w:rsidR="00834B4A" w:rsidRPr="00676989" w:rsidRDefault="00834B4A" w:rsidP="00111C16">
            <w:pPr>
              <w:rPr>
                <w:rFonts w:cstheme="minorHAnsi"/>
                <w:color w:val="00B050"/>
                <w:szCs w:val="22"/>
              </w:rPr>
            </w:pPr>
            <w:r w:rsidRPr="00676989">
              <w:rPr>
                <w:rFonts w:cstheme="minorHAnsi"/>
                <w:color w:val="00B050"/>
                <w:szCs w:val="22"/>
              </w:rPr>
              <w:t>512</w:t>
            </w:r>
          </w:p>
        </w:tc>
      </w:tr>
      <w:tr w:rsidR="005A7B35" w14:paraId="046D4F3D" w14:textId="77777777" w:rsidTr="005A7B35">
        <w:tc>
          <w:tcPr>
            <w:tcW w:w="1129" w:type="dxa"/>
          </w:tcPr>
          <w:p w14:paraId="5DE77AB2" w14:textId="77777777" w:rsidR="00834B4A" w:rsidRPr="00676989" w:rsidRDefault="00834B4A" w:rsidP="00111C16">
            <w:pPr>
              <w:rPr>
                <w:rFonts w:cstheme="minorHAnsi"/>
                <w:color w:val="00B050"/>
                <w:szCs w:val="22"/>
              </w:rPr>
            </w:pPr>
            <w:r w:rsidRPr="00676989">
              <w:rPr>
                <w:rFonts w:cstheme="minorHAnsi"/>
                <w:color w:val="00B050"/>
                <w:szCs w:val="22"/>
              </w:rPr>
              <w:t>Freeze all</w:t>
            </w:r>
          </w:p>
        </w:tc>
        <w:tc>
          <w:tcPr>
            <w:tcW w:w="1276" w:type="dxa"/>
          </w:tcPr>
          <w:p w14:paraId="145AEA6A" w14:textId="77777777" w:rsidR="00834B4A" w:rsidRPr="00676989" w:rsidRDefault="00834B4A" w:rsidP="00111C16">
            <w:pPr>
              <w:rPr>
                <w:rFonts w:cstheme="minorHAnsi"/>
                <w:color w:val="00B050"/>
                <w:szCs w:val="22"/>
              </w:rPr>
            </w:pPr>
            <w:r w:rsidRPr="00676989">
              <w:rPr>
                <w:rFonts w:cstheme="minorHAnsi"/>
                <w:color w:val="00B050"/>
                <w:szCs w:val="22"/>
              </w:rPr>
              <w:t>MobileNetV3-Small</w:t>
            </w:r>
          </w:p>
        </w:tc>
        <w:tc>
          <w:tcPr>
            <w:tcW w:w="353" w:type="dxa"/>
          </w:tcPr>
          <w:p w14:paraId="7EDF9F9F" w14:textId="77777777" w:rsidR="00834B4A" w:rsidRPr="00676989" w:rsidRDefault="0060490B" w:rsidP="00111C16">
            <w:pPr>
              <w:rPr>
                <w:rFonts w:cstheme="minorHAnsi"/>
                <w:color w:val="00B050"/>
                <w:szCs w:val="22"/>
              </w:rPr>
            </w:pPr>
            <w:r w:rsidRPr="00676989">
              <w:rPr>
                <w:rFonts w:cstheme="minorHAnsi"/>
                <w:color w:val="00B050"/>
                <w:szCs w:val="22"/>
              </w:rPr>
              <w:t>-</w:t>
            </w:r>
          </w:p>
        </w:tc>
        <w:tc>
          <w:tcPr>
            <w:tcW w:w="1490" w:type="dxa"/>
          </w:tcPr>
          <w:p w14:paraId="63FBA307" w14:textId="77777777" w:rsidR="00834B4A" w:rsidRPr="00676989" w:rsidRDefault="00834B4A" w:rsidP="00111C16">
            <w:pPr>
              <w:rPr>
                <w:rFonts w:cstheme="minorHAnsi"/>
                <w:color w:val="00B050"/>
                <w:szCs w:val="22"/>
              </w:rPr>
            </w:pPr>
            <w:r w:rsidRPr="00676989">
              <w:rPr>
                <w:rFonts w:cstheme="minorHAnsi"/>
                <w:color w:val="00B050"/>
                <w:szCs w:val="22"/>
              </w:rPr>
              <w:t>head only</w:t>
            </w:r>
          </w:p>
        </w:tc>
        <w:tc>
          <w:tcPr>
            <w:tcW w:w="1134" w:type="dxa"/>
          </w:tcPr>
          <w:p w14:paraId="47AA1E95" w14:textId="77777777" w:rsidR="00834B4A" w:rsidRPr="00676989" w:rsidRDefault="00834B4A" w:rsidP="00111C16">
            <w:pPr>
              <w:rPr>
                <w:rFonts w:cstheme="minorHAnsi"/>
                <w:color w:val="00B050"/>
                <w:szCs w:val="22"/>
              </w:rPr>
            </w:pPr>
            <w:proofErr w:type="spellStart"/>
            <w:r w:rsidRPr="00676989">
              <w:rPr>
                <w:rFonts w:cstheme="minorHAnsi"/>
                <w:color w:val="00B050"/>
                <w:szCs w:val="22"/>
              </w:rPr>
              <w:t>AdamW</w:t>
            </w:r>
            <w:proofErr w:type="spellEnd"/>
          </w:p>
        </w:tc>
        <w:tc>
          <w:tcPr>
            <w:tcW w:w="1134" w:type="dxa"/>
          </w:tcPr>
          <w:p w14:paraId="64640834" w14:textId="77777777" w:rsidR="00834B4A" w:rsidRPr="00676989" w:rsidRDefault="00834B4A" w:rsidP="00111C16">
            <w:pPr>
              <w:rPr>
                <w:rFonts w:cstheme="minorHAnsi"/>
                <w:color w:val="00B050"/>
                <w:szCs w:val="22"/>
              </w:rPr>
            </w:pPr>
            <w:r w:rsidRPr="00676989">
              <w:rPr>
                <w:rFonts w:cstheme="minorHAnsi"/>
                <w:color w:val="00B050"/>
                <w:szCs w:val="22"/>
              </w:rPr>
              <w:t>1.33e-3</w:t>
            </w:r>
          </w:p>
        </w:tc>
        <w:tc>
          <w:tcPr>
            <w:tcW w:w="992" w:type="dxa"/>
          </w:tcPr>
          <w:p w14:paraId="6C9B9711" w14:textId="77777777" w:rsidR="00834B4A" w:rsidRPr="00676989" w:rsidRDefault="00834B4A" w:rsidP="00111C16">
            <w:pPr>
              <w:rPr>
                <w:rFonts w:cstheme="minorHAnsi"/>
                <w:color w:val="00B050"/>
                <w:szCs w:val="22"/>
              </w:rPr>
            </w:pPr>
            <w:r w:rsidRPr="00676989">
              <w:rPr>
                <w:rFonts w:cstheme="minorHAnsi"/>
                <w:color w:val="00B050"/>
                <w:szCs w:val="22"/>
              </w:rPr>
              <w:t>1.09e-3</w:t>
            </w:r>
          </w:p>
        </w:tc>
        <w:tc>
          <w:tcPr>
            <w:tcW w:w="992" w:type="dxa"/>
          </w:tcPr>
          <w:p w14:paraId="27FF61C3" w14:textId="77777777" w:rsidR="00834B4A" w:rsidRPr="00676989" w:rsidRDefault="00834B4A" w:rsidP="00111C16">
            <w:pPr>
              <w:rPr>
                <w:rFonts w:cstheme="minorHAnsi"/>
                <w:color w:val="00B050"/>
                <w:szCs w:val="22"/>
              </w:rPr>
            </w:pPr>
            <w:r w:rsidRPr="00676989">
              <w:rPr>
                <w:rFonts w:cstheme="minorHAnsi"/>
                <w:color w:val="00B050"/>
                <w:szCs w:val="22"/>
              </w:rPr>
              <w:t>0.327</w:t>
            </w:r>
          </w:p>
        </w:tc>
        <w:tc>
          <w:tcPr>
            <w:tcW w:w="962" w:type="dxa"/>
          </w:tcPr>
          <w:p w14:paraId="0B562F9D" w14:textId="77777777" w:rsidR="00834B4A" w:rsidRPr="00676989" w:rsidRDefault="00834B4A" w:rsidP="00111C16">
            <w:pPr>
              <w:rPr>
                <w:rFonts w:cstheme="minorHAnsi"/>
                <w:color w:val="00B050"/>
                <w:szCs w:val="22"/>
              </w:rPr>
            </w:pPr>
            <w:r w:rsidRPr="00676989">
              <w:rPr>
                <w:rFonts w:cstheme="minorHAnsi"/>
                <w:color w:val="00B050"/>
                <w:szCs w:val="22"/>
              </w:rPr>
              <w:t>512</w:t>
            </w:r>
          </w:p>
        </w:tc>
      </w:tr>
      <w:tr w:rsidR="005A7B35" w14:paraId="1E762D87" w14:textId="77777777" w:rsidTr="005A7B35">
        <w:tc>
          <w:tcPr>
            <w:tcW w:w="1129" w:type="dxa"/>
          </w:tcPr>
          <w:p w14:paraId="70858949" w14:textId="793BD535" w:rsidR="00834B4A" w:rsidRPr="00676989" w:rsidRDefault="00834B4A" w:rsidP="00111C16">
            <w:pPr>
              <w:rPr>
                <w:rFonts w:cstheme="minorHAnsi"/>
                <w:color w:val="00B050"/>
                <w:szCs w:val="22"/>
              </w:rPr>
            </w:pPr>
            <w:r w:rsidRPr="00676989">
              <w:rPr>
                <w:rFonts w:cstheme="minorHAnsi"/>
                <w:color w:val="00B050"/>
                <w:szCs w:val="22"/>
              </w:rPr>
              <w:t>Selective Unfreeze</w:t>
            </w:r>
          </w:p>
        </w:tc>
        <w:tc>
          <w:tcPr>
            <w:tcW w:w="1276" w:type="dxa"/>
          </w:tcPr>
          <w:p w14:paraId="4DF0A337" w14:textId="77777777" w:rsidR="00834B4A" w:rsidRPr="00676989" w:rsidRDefault="00834B4A" w:rsidP="00111C16">
            <w:pPr>
              <w:rPr>
                <w:rFonts w:cstheme="minorHAnsi"/>
                <w:color w:val="00B050"/>
                <w:szCs w:val="22"/>
              </w:rPr>
            </w:pPr>
            <w:r w:rsidRPr="00676989">
              <w:rPr>
                <w:rFonts w:cstheme="minorHAnsi"/>
                <w:color w:val="00B050"/>
                <w:szCs w:val="22"/>
              </w:rPr>
              <w:t>ResNet50</w:t>
            </w:r>
          </w:p>
        </w:tc>
        <w:tc>
          <w:tcPr>
            <w:tcW w:w="353" w:type="dxa"/>
          </w:tcPr>
          <w:p w14:paraId="23B24BD3" w14:textId="77777777" w:rsidR="00834B4A" w:rsidRPr="00676989" w:rsidRDefault="00834B4A" w:rsidP="00111C16">
            <w:pPr>
              <w:rPr>
                <w:rFonts w:cstheme="minorHAnsi"/>
                <w:color w:val="00B050"/>
                <w:szCs w:val="22"/>
              </w:rPr>
            </w:pPr>
            <w:r w:rsidRPr="00676989">
              <w:rPr>
                <w:rFonts w:cstheme="minorHAnsi"/>
                <w:color w:val="00B050"/>
                <w:szCs w:val="22"/>
              </w:rPr>
              <w:t>2</w:t>
            </w:r>
          </w:p>
        </w:tc>
        <w:tc>
          <w:tcPr>
            <w:tcW w:w="1490" w:type="dxa"/>
          </w:tcPr>
          <w:p w14:paraId="0A13A523" w14:textId="77777777" w:rsidR="00834B4A" w:rsidRPr="00676989" w:rsidRDefault="00834B4A" w:rsidP="00111C16">
            <w:pPr>
              <w:rPr>
                <w:rFonts w:cstheme="minorHAnsi"/>
                <w:color w:val="00B050"/>
                <w:szCs w:val="22"/>
              </w:rPr>
            </w:pPr>
            <w:r w:rsidRPr="00676989">
              <w:rPr>
                <w:rStyle w:val="CodeChar"/>
                <w:rFonts w:asciiTheme="minorHAnsi" w:hAnsiTheme="minorHAnsi" w:cstheme="minorHAnsi"/>
                <w:color w:val="00B050"/>
                <w:sz w:val="22"/>
              </w:rPr>
              <w:t>layer3</w:t>
            </w:r>
            <w:r w:rsidRPr="00676989">
              <w:rPr>
                <w:rFonts w:cstheme="minorHAnsi"/>
                <w:color w:val="00B050"/>
                <w:szCs w:val="22"/>
              </w:rPr>
              <w:t xml:space="preserve">, </w:t>
            </w:r>
            <w:r w:rsidRPr="00676989">
              <w:rPr>
                <w:rStyle w:val="CodeChar"/>
                <w:rFonts w:asciiTheme="minorHAnsi" w:hAnsiTheme="minorHAnsi" w:cstheme="minorHAnsi"/>
                <w:color w:val="00B050"/>
                <w:sz w:val="22"/>
              </w:rPr>
              <w:t>layer4</w:t>
            </w:r>
            <w:r w:rsidRPr="00676989">
              <w:rPr>
                <w:color w:val="00B050"/>
              </w:rPr>
              <w:br/>
            </w:r>
            <w:r w:rsidRPr="00676989">
              <w:rPr>
                <w:rFonts w:cstheme="minorHAnsi"/>
                <w:color w:val="00B050"/>
                <w:szCs w:val="22"/>
              </w:rPr>
              <w:t>+ head</w:t>
            </w:r>
          </w:p>
        </w:tc>
        <w:tc>
          <w:tcPr>
            <w:tcW w:w="1134" w:type="dxa"/>
          </w:tcPr>
          <w:p w14:paraId="2EB2EE22" w14:textId="77777777" w:rsidR="00834B4A" w:rsidRPr="00676989" w:rsidRDefault="00834B4A" w:rsidP="00111C16">
            <w:pPr>
              <w:rPr>
                <w:rFonts w:cstheme="minorHAnsi"/>
                <w:color w:val="00B050"/>
                <w:szCs w:val="22"/>
              </w:rPr>
            </w:pPr>
            <w:proofErr w:type="spellStart"/>
            <w:r w:rsidRPr="00676989">
              <w:rPr>
                <w:rFonts w:cstheme="minorHAnsi"/>
                <w:color w:val="00B050"/>
                <w:szCs w:val="22"/>
              </w:rPr>
              <w:t>AdamW</w:t>
            </w:r>
            <w:proofErr w:type="spellEnd"/>
          </w:p>
        </w:tc>
        <w:tc>
          <w:tcPr>
            <w:tcW w:w="1134" w:type="dxa"/>
          </w:tcPr>
          <w:p w14:paraId="21664D98" w14:textId="77777777" w:rsidR="00834B4A" w:rsidRPr="00676989" w:rsidRDefault="00834B4A" w:rsidP="00111C16">
            <w:pPr>
              <w:rPr>
                <w:rFonts w:cstheme="minorHAnsi"/>
                <w:color w:val="00B050"/>
                <w:szCs w:val="22"/>
              </w:rPr>
            </w:pPr>
            <w:r w:rsidRPr="00676989">
              <w:rPr>
                <w:rFonts w:cstheme="minorHAnsi"/>
                <w:color w:val="00B050"/>
                <w:szCs w:val="22"/>
              </w:rPr>
              <w:t>3.91e-4</w:t>
            </w:r>
          </w:p>
        </w:tc>
        <w:tc>
          <w:tcPr>
            <w:tcW w:w="992" w:type="dxa"/>
          </w:tcPr>
          <w:p w14:paraId="6CBB7F62" w14:textId="77777777" w:rsidR="00834B4A" w:rsidRPr="00676989" w:rsidRDefault="00834B4A" w:rsidP="00111C16">
            <w:pPr>
              <w:rPr>
                <w:rFonts w:cstheme="minorHAnsi"/>
                <w:color w:val="00B050"/>
                <w:szCs w:val="22"/>
              </w:rPr>
            </w:pPr>
            <w:r w:rsidRPr="00676989">
              <w:rPr>
                <w:rFonts w:cstheme="minorHAnsi"/>
                <w:color w:val="00B050"/>
                <w:szCs w:val="22"/>
              </w:rPr>
              <w:t>3.10e-5</w:t>
            </w:r>
          </w:p>
        </w:tc>
        <w:tc>
          <w:tcPr>
            <w:tcW w:w="992" w:type="dxa"/>
          </w:tcPr>
          <w:p w14:paraId="7012B129" w14:textId="77777777" w:rsidR="00834B4A" w:rsidRPr="00676989" w:rsidRDefault="00834B4A" w:rsidP="00111C16">
            <w:pPr>
              <w:rPr>
                <w:rFonts w:cstheme="minorHAnsi"/>
                <w:color w:val="00B050"/>
                <w:szCs w:val="22"/>
              </w:rPr>
            </w:pPr>
            <w:r w:rsidRPr="00676989">
              <w:rPr>
                <w:rFonts w:cstheme="minorHAnsi"/>
                <w:color w:val="00B050"/>
                <w:szCs w:val="22"/>
              </w:rPr>
              <w:t>0.185</w:t>
            </w:r>
          </w:p>
        </w:tc>
        <w:tc>
          <w:tcPr>
            <w:tcW w:w="962" w:type="dxa"/>
          </w:tcPr>
          <w:p w14:paraId="182354BA" w14:textId="77777777" w:rsidR="00834B4A" w:rsidRPr="00676989" w:rsidRDefault="00834B4A" w:rsidP="00111C16">
            <w:pPr>
              <w:rPr>
                <w:rFonts w:cstheme="minorHAnsi"/>
                <w:color w:val="00B050"/>
                <w:szCs w:val="22"/>
              </w:rPr>
            </w:pPr>
            <w:r w:rsidRPr="00676989">
              <w:rPr>
                <w:rFonts w:cstheme="minorHAnsi"/>
                <w:color w:val="00B050"/>
                <w:szCs w:val="22"/>
              </w:rPr>
              <w:t>128</w:t>
            </w:r>
          </w:p>
        </w:tc>
      </w:tr>
      <w:tr w:rsidR="005A7B35" w14:paraId="263F709A" w14:textId="77777777" w:rsidTr="005A7B35">
        <w:tc>
          <w:tcPr>
            <w:tcW w:w="1129" w:type="dxa"/>
          </w:tcPr>
          <w:p w14:paraId="36BD523C" w14:textId="19A970CA" w:rsidR="00834B4A" w:rsidRPr="00676989" w:rsidRDefault="00834B4A" w:rsidP="00111C16">
            <w:pPr>
              <w:rPr>
                <w:rFonts w:cstheme="minorHAnsi"/>
                <w:color w:val="00B050"/>
                <w:szCs w:val="22"/>
              </w:rPr>
            </w:pPr>
            <w:r w:rsidRPr="00676989">
              <w:rPr>
                <w:rFonts w:cstheme="minorHAnsi"/>
                <w:color w:val="00B050"/>
                <w:szCs w:val="22"/>
              </w:rPr>
              <w:t>Selective Unfreeze</w:t>
            </w:r>
          </w:p>
        </w:tc>
        <w:tc>
          <w:tcPr>
            <w:tcW w:w="1276" w:type="dxa"/>
          </w:tcPr>
          <w:p w14:paraId="1808987F" w14:textId="77777777" w:rsidR="00834B4A" w:rsidRPr="00676989" w:rsidRDefault="00834B4A" w:rsidP="00111C16">
            <w:pPr>
              <w:rPr>
                <w:rFonts w:cstheme="minorHAnsi"/>
                <w:color w:val="00B050"/>
                <w:szCs w:val="22"/>
              </w:rPr>
            </w:pPr>
            <w:r w:rsidRPr="00676989">
              <w:rPr>
                <w:rFonts w:cstheme="minorHAnsi"/>
                <w:color w:val="00B050"/>
                <w:szCs w:val="22"/>
              </w:rPr>
              <w:t>VGG16</w:t>
            </w:r>
          </w:p>
        </w:tc>
        <w:tc>
          <w:tcPr>
            <w:tcW w:w="353" w:type="dxa"/>
          </w:tcPr>
          <w:p w14:paraId="1CCF0BAB" w14:textId="77777777" w:rsidR="00834B4A" w:rsidRPr="00676989" w:rsidRDefault="00834B4A" w:rsidP="00111C16">
            <w:pPr>
              <w:rPr>
                <w:rFonts w:cstheme="minorHAnsi"/>
                <w:color w:val="00B050"/>
                <w:szCs w:val="22"/>
              </w:rPr>
            </w:pPr>
            <w:r w:rsidRPr="00676989">
              <w:rPr>
                <w:rFonts w:cstheme="minorHAnsi"/>
                <w:color w:val="00B050"/>
                <w:szCs w:val="22"/>
              </w:rPr>
              <w:t>2</w:t>
            </w:r>
          </w:p>
        </w:tc>
        <w:tc>
          <w:tcPr>
            <w:tcW w:w="1490" w:type="dxa"/>
          </w:tcPr>
          <w:p w14:paraId="4DFF5631" w14:textId="77777777" w:rsidR="00834B4A" w:rsidRPr="00676989" w:rsidRDefault="00834B4A" w:rsidP="00111C16">
            <w:pPr>
              <w:rPr>
                <w:rFonts w:cstheme="minorHAnsi"/>
                <w:color w:val="00B050"/>
                <w:szCs w:val="22"/>
              </w:rPr>
            </w:pPr>
            <w:proofErr w:type="gramStart"/>
            <w:r w:rsidRPr="00676989">
              <w:rPr>
                <w:rStyle w:val="CodeChar"/>
                <w:rFonts w:asciiTheme="minorHAnsi" w:hAnsiTheme="minorHAnsi" w:cstheme="minorHAnsi"/>
                <w:color w:val="00B050"/>
                <w:sz w:val="22"/>
              </w:rPr>
              <w:t>features[</w:t>
            </w:r>
            <w:proofErr w:type="gramEnd"/>
            <w:r w:rsidRPr="00676989">
              <w:rPr>
                <w:rStyle w:val="CodeChar"/>
                <w:rFonts w:asciiTheme="minorHAnsi" w:hAnsiTheme="minorHAnsi" w:cstheme="minorHAnsi"/>
                <w:color w:val="00B050"/>
                <w:sz w:val="22"/>
              </w:rPr>
              <w:t>17:]</w:t>
            </w:r>
            <w:r w:rsidRPr="00676989">
              <w:rPr>
                <w:color w:val="00B050"/>
              </w:rPr>
              <w:br/>
            </w:r>
            <w:r w:rsidRPr="00676989">
              <w:rPr>
                <w:rFonts w:cstheme="minorHAnsi"/>
                <w:color w:val="00B050"/>
                <w:szCs w:val="22"/>
              </w:rPr>
              <w:t>+ head</w:t>
            </w:r>
          </w:p>
        </w:tc>
        <w:tc>
          <w:tcPr>
            <w:tcW w:w="1134" w:type="dxa"/>
          </w:tcPr>
          <w:p w14:paraId="579A830C" w14:textId="77777777" w:rsidR="00834B4A" w:rsidRPr="00676989" w:rsidRDefault="00834B4A" w:rsidP="00111C16">
            <w:pPr>
              <w:rPr>
                <w:rFonts w:cstheme="minorHAnsi"/>
                <w:color w:val="00B050"/>
                <w:szCs w:val="22"/>
              </w:rPr>
            </w:pPr>
            <w:r w:rsidRPr="00676989">
              <w:rPr>
                <w:rFonts w:cstheme="minorHAnsi"/>
                <w:color w:val="00B050"/>
                <w:szCs w:val="22"/>
              </w:rPr>
              <w:t>SGD</w:t>
            </w:r>
          </w:p>
        </w:tc>
        <w:tc>
          <w:tcPr>
            <w:tcW w:w="1134" w:type="dxa"/>
          </w:tcPr>
          <w:p w14:paraId="5DA236C1" w14:textId="77777777" w:rsidR="00834B4A" w:rsidRPr="00676989" w:rsidRDefault="00834B4A" w:rsidP="00111C16">
            <w:pPr>
              <w:rPr>
                <w:rFonts w:cstheme="minorHAnsi"/>
                <w:color w:val="00B050"/>
                <w:szCs w:val="22"/>
              </w:rPr>
            </w:pPr>
            <w:r w:rsidRPr="00676989">
              <w:rPr>
                <w:rFonts w:cstheme="minorHAnsi"/>
                <w:color w:val="00B050"/>
                <w:szCs w:val="22"/>
              </w:rPr>
              <w:t>3.92e-3</w:t>
            </w:r>
          </w:p>
        </w:tc>
        <w:tc>
          <w:tcPr>
            <w:tcW w:w="992" w:type="dxa"/>
          </w:tcPr>
          <w:p w14:paraId="331B6A53" w14:textId="77777777" w:rsidR="00834B4A" w:rsidRPr="00676989" w:rsidRDefault="00834B4A" w:rsidP="00111C16">
            <w:pPr>
              <w:rPr>
                <w:rFonts w:cstheme="minorHAnsi"/>
                <w:color w:val="00B050"/>
                <w:szCs w:val="22"/>
              </w:rPr>
            </w:pPr>
            <w:r w:rsidRPr="00676989">
              <w:rPr>
                <w:rFonts w:cstheme="minorHAnsi"/>
                <w:color w:val="00B050"/>
                <w:szCs w:val="22"/>
              </w:rPr>
              <w:t>6.71e-5</w:t>
            </w:r>
          </w:p>
        </w:tc>
        <w:tc>
          <w:tcPr>
            <w:tcW w:w="992" w:type="dxa"/>
          </w:tcPr>
          <w:p w14:paraId="3DCAAE52" w14:textId="77777777" w:rsidR="00834B4A" w:rsidRPr="00676989" w:rsidRDefault="00834B4A" w:rsidP="00111C16">
            <w:pPr>
              <w:rPr>
                <w:rFonts w:cstheme="minorHAnsi"/>
                <w:color w:val="00B050"/>
                <w:szCs w:val="22"/>
              </w:rPr>
            </w:pPr>
            <w:r w:rsidRPr="00676989">
              <w:rPr>
                <w:rFonts w:cstheme="minorHAnsi"/>
                <w:color w:val="00B050"/>
                <w:szCs w:val="22"/>
              </w:rPr>
              <w:t>0.402</w:t>
            </w:r>
          </w:p>
        </w:tc>
        <w:tc>
          <w:tcPr>
            <w:tcW w:w="962" w:type="dxa"/>
          </w:tcPr>
          <w:p w14:paraId="238E5429" w14:textId="77777777" w:rsidR="00834B4A" w:rsidRPr="00676989" w:rsidRDefault="00834B4A" w:rsidP="00111C16">
            <w:pPr>
              <w:rPr>
                <w:rFonts w:cstheme="minorHAnsi"/>
                <w:color w:val="00B050"/>
                <w:szCs w:val="22"/>
              </w:rPr>
            </w:pPr>
            <w:r w:rsidRPr="00676989">
              <w:rPr>
                <w:rFonts w:cstheme="minorHAnsi"/>
                <w:color w:val="00B050"/>
                <w:szCs w:val="22"/>
              </w:rPr>
              <w:t>128</w:t>
            </w:r>
          </w:p>
        </w:tc>
      </w:tr>
      <w:tr w:rsidR="005A7B35" w14:paraId="1FDB0F08" w14:textId="77777777" w:rsidTr="005A7B35">
        <w:tc>
          <w:tcPr>
            <w:tcW w:w="1129" w:type="dxa"/>
          </w:tcPr>
          <w:p w14:paraId="6ACF9743" w14:textId="17E8C194" w:rsidR="00834B4A" w:rsidRPr="00676989" w:rsidRDefault="00834B4A" w:rsidP="00111C16">
            <w:pPr>
              <w:rPr>
                <w:rFonts w:cstheme="minorHAnsi"/>
                <w:color w:val="00B050"/>
                <w:szCs w:val="22"/>
              </w:rPr>
            </w:pPr>
            <w:r w:rsidRPr="00676989">
              <w:rPr>
                <w:rFonts w:cstheme="minorHAnsi"/>
                <w:color w:val="00B050"/>
                <w:szCs w:val="22"/>
              </w:rPr>
              <w:t>Selective Unfreeze</w:t>
            </w:r>
          </w:p>
        </w:tc>
        <w:tc>
          <w:tcPr>
            <w:tcW w:w="1276" w:type="dxa"/>
          </w:tcPr>
          <w:p w14:paraId="38EAE4F2" w14:textId="77777777" w:rsidR="00834B4A" w:rsidRPr="00676989" w:rsidRDefault="00834B4A" w:rsidP="00111C16">
            <w:pPr>
              <w:rPr>
                <w:rFonts w:cstheme="minorHAnsi"/>
                <w:color w:val="00B050"/>
                <w:szCs w:val="22"/>
              </w:rPr>
            </w:pPr>
            <w:r w:rsidRPr="00676989">
              <w:rPr>
                <w:rFonts w:cstheme="minorHAnsi"/>
                <w:color w:val="00B050"/>
                <w:szCs w:val="22"/>
              </w:rPr>
              <w:t>EfficientNet-B0</w:t>
            </w:r>
          </w:p>
        </w:tc>
        <w:tc>
          <w:tcPr>
            <w:tcW w:w="353" w:type="dxa"/>
          </w:tcPr>
          <w:p w14:paraId="265DD848" w14:textId="77777777" w:rsidR="00834B4A" w:rsidRPr="00676989" w:rsidRDefault="00834B4A" w:rsidP="00111C16">
            <w:pPr>
              <w:rPr>
                <w:rFonts w:cstheme="minorHAnsi"/>
                <w:color w:val="00B050"/>
                <w:szCs w:val="22"/>
              </w:rPr>
            </w:pPr>
            <w:r w:rsidRPr="00676989">
              <w:rPr>
                <w:rFonts w:cstheme="minorHAnsi"/>
                <w:color w:val="00B050"/>
                <w:szCs w:val="22"/>
              </w:rPr>
              <w:t>3</w:t>
            </w:r>
          </w:p>
        </w:tc>
        <w:tc>
          <w:tcPr>
            <w:tcW w:w="1490" w:type="dxa"/>
          </w:tcPr>
          <w:p w14:paraId="793EF6C1" w14:textId="77777777" w:rsidR="00834B4A" w:rsidRPr="00676989" w:rsidRDefault="00834B4A" w:rsidP="00111C16">
            <w:pPr>
              <w:rPr>
                <w:rFonts w:cstheme="minorHAnsi"/>
                <w:color w:val="00B050"/>
                <w:szCs w:val="22"/>
              </w:rPr>
            </w:pPr>
            <w:proofErr w:type="gramStart"/>
            <w:r w:rsidRPr="00676989">
              <w:rPr>
                <w:rStyle w:val="CodeChar"/>
                <w:rFonts w:asciiTheme="minorHAnsi" w:hAnsiTheme="minorHAnsi" w:cstheme="minorHAnsi"/>
                <w:color w:val="00B050"/>
                <w:sz w:val="22"/>
              </w:rPr>
              <w:t>features[</w:t>
            </w:r>
            <w:proofErr w:type="gramEnd"/>
            <w:r w:rsidRPr="00676989">
              <w:rPr>
                <w:rStyle w:val="CodeChar"/>
                <w:rFonts w:asciiTheme="minorHAnsi" w:hAnsiTheme="minorHAnsi" w:cstheme="minorHAnsi"/>
                <w:color w:val="00B050"/>
                <w:sz w:val="22"/>
              </w:rPr>
              <w:t>3:]</w:t>
            </w:r>
            <w:r w:rsidRPr="00676989">
              <w:rPr>
                <w:color w:val="00B050"/>
              </w:rPr>
              <w:br/>
            </w:r>
            <w:r w:rsidRPr="00676989">
              <w:rPr>
                <w:rFonts w:cstheme="minorHAnsi"/>
                <w:color w:val="00B050"/>
                <w:szCs w:val="22"/>
              </w:rPr>
              <w:t>+ head</w:t>
            </w:r>
          </w:p>
        </w:tc>
        <w:tc>
          <w:tcPr>
            <w:tcW w:w="1134" w:type="dxa"/>
          </w:tcPr>
          <w:p w14:paraId="7F8D3794" w14:textId="77777777" w:rsidR="00834B4A" w:rsidRPr="00676989" w:rsidRDefault="00834B4A" w:rsidP="00111C16">
            <w:pPr>
              <w:rPr>
                <w:rFonts w:cstheme="minorHAnsi"/>
                <w:color w:val="00B050"/>
                <w:szCs w:val="22"/>
              </w:rPr>
            </w:pPr>
            <w:proofErr w:type="spellStart"/>
            <w:r w:rsidRPr="00676989">
              <w:rPr>
                <w:rFonts w:cstheme="minorHAnsi"/>
                <w:color w:val="00B050"/>
                <w:szCs w:val="22"/>
              </w:rPr>
              <w:t>AdamW</w:t>
            </w:r>
            <w:proofErr w:type="spellEnd"/>
          </w:p>
        </w:tc>
        <w:tc>
          <w:tcPr>
            <w:tcW w:w="1134" w:type="dxa"/>
          </w:tcPr>
          <w:p w14:paraId="679A3780" w14:textId="77777777" w:rsidR="00834B4A" w:rsidRPr="00676989" w:rsidRDefault="00834B4A" w:rsidP="00111C16">
            <w:pPr>
              <w:rPr>
                <w:rFonts w:cstheme="minorHAnsi"/>
                <w:color w:val="00B050"/>
                <w:szCs w:val="22"/>
              </w:rPr>
            </w:pPr>
            <w:r w:rsidRPr="00676989">
              <w:rPr>
                <w:rFonts w:cstheme="minorHAnsi"/>
                <w:color w:val="00B050"/>
                <w:szCs w:val="22"/>
              </w:rPr>
              <w:t>2.52e-3</w:t>
            </w:r>
          </w:p>
        </w:tc>
        <w:tc>
          <w:tcPr>
            <w:tcW w:w="992" w:type="dxa"/>
          </w:tcPr>
          <w:p w14:paraId="22502AC1" w14:textId="77777777" w:rsidR="00834B4A" w:rsidRPr="00676989" w:rsidRDefault="00834B4A" w:rsidP="00111C16">
            <w:pPr>
              <w:rPr>
                <w:rFonts w:cstheme="minorHAnsi"/>
                <w:color w:val="00B050"/>
                <w:szCs w:val="22"/>
              </w:rPr>
            </w:pPr>
            <w:r w:rsidRPr="00676989">
              <w:rPr>
                <w:rFonts w:cstheme="minorHAnsi"/>
                <w:color w:val="00B050"/>
                <w:szCs w:val="22"/>
              </w:rPr>
              <w:t>6.12e-5</w:t>
            </w:r>
          </w:p>
        </w:tc>
        <w:tc>
          <w:tcPr>
            <w:tcW w:w="992" w:type="dxa"/>
          </w:tcPr>
          <w:p w14:paraId="7884EE40" w14:textId="77777777" w:rsidR="00834B4A" w:rsidRPr="00676989" w:rsidRDefault="00834B4A" w:rsidP="00111C16">
            <w:pPr>
              <w:rPr>
                <w:rFonts w:cstheme="minorHAnsi"/>
                <w:color w:val="00B050"/>
                <w:szCs w:val="22"/>
              </w:rPr>
            </w:pPr>
            <w:r w:rsidRPr="00676989">
              <w:rPr>
                <w:rFonts w:cstheme="minorHAnsi"/>
                <w:color w:val="00B050"/>
                <w:szCs w:val="22"/>
              </w:rPr>
              <w:t>0.105</w:t>
            </w:r>
          </w:p>
        </w:tc>
        <w:tc>
          <w:tcPr>
            <w:tcW w:w="962" w:type="dxa"/>
          </w:tcPr>
          <w:p w14:paraId="1EB4F9AC" w14:textId="77777777" w:rsidR="00834B4A" w:rsidRPr="00676989" w:rsidRDefault="00834B4A" w:rsidP="00111C16">
            <w:pPr>
              <w:rPr>
                <w:rFonts w:cstheme="minorHAnsi"/>
                <w:color w:val="00B050"/>
                <w:szCs w:val="22"/>
              </w:rPr>
            </w:pPr>
            <w:r w:rsidRPr="00676989">
              <w:rPr>
                <w:rFonts w:cstheme="minorHAnsi"/>
                <w:color w:val="00B050"/>
                <w:szCs w:val="22"/>
              </w:rPr>
              <w:t>256</w:t>
            </w:r>
          </w:p>
        </w:tc>
      </w:tr>
      <w:tr w:rsidR="005A7B35" w14:paraId="7A4C55D1" w14:textId="77777777" w:rsidTr="005A7B35">
        <w:tc>
          <w:tcPr>
            <w:tcW w:w="1129" w:type="dxa"/>
          </w:tcPr>
          <w:p w14:paraId="31DC6DB0" w14:textId="402D9925" w:rsidR="00834B4A" w:rsidRPr="00676989" w:rsidRDefault="00834B4A" w:rsidP="00111C16">
            <w:pPr>
              <w:rPr>
                <w:rFonts w:cstheme="minorHAnsi"/>
                <w:color w:val="00B050"/>
                <w:szCs w:val="22"/>
              </w:rPr>
            </w:pPr>
            <w:r w:rsidRPr="00676989">
              <w:rPr>
                <w:rFonts w:cstheme="minorHAnsi"/>
                <w:color w:val="00B050"/>
                <w:szCs w:val="22"/>
              </w:rPr>
              <w:lastRenderedPageBreak/>
              <w:t>Selective Unfreeze</w:t>
            </w:r>
          </w:p>
        </w:tc>
        <w:tc>
          <w:tcPr>
            <w:tcW w:w="1276" w:type="dxa"/>
          </w:tcPr>
          <w:p w14:paraId="7068D339" w14:textId="77777777" w:rsidR="00834B4A" w:rsidRPr="00676989" w:rsidRDefault="00834B4A" w:rsidP="00111C16">
            <w:pPr>
              <w:rPr>
                <w:rFonts w:cstheme="minorHAnsi"/>
                <w:color w:val="00B050"/>
                <w:szCs w:val="22"/>
              </w:rPr>
            </w:pPr>
            <w:r w:rsidRPr="00676989">
              <w:rPr>
                <w:rFonts w:cstheme="minorHAnsi"/>
                <w:color w:val="00B050"/>
                <w:szCs w:val="22"/>
              </w:rPr>
              <w:t>MobileNetV3-Small</w:t>
            </w:r>
          </w:p>
        </w:tc>
        <w:tc>
          <w:tcPr>
            <w:tcW w:w="353" w:type="dxa"/>
          </w:tcPr>
          <w:p w14:paraId="007C2D31" w14:textId="77777777" w:rsidR="00834B4A" w:rsidRPr="00676989" w:rsidRDefault="00834B4A" w:rsidP="00111C16">
            <w:pPr>
              <w:rPr>
                <w:rFonts w:cstheme="minorHAnsi"/>
                <w:color w:val="00B050"/>
                <w:szCs w:val="22"/>
              </w:rPr>
            </w:pPr>
            <w:r w:rsidRPr="00676989">
              <w:rPr>
                <w:rFonts w:cstheme="minorHAnsi"/>
                <w:color w:val="00B050"/>
                <w:szCs w:val="22"/>
              </w:rPr>
              <w:t>2</w:t>
            </w:r>
          </w:p>
        </w:tc>
        <w:tc>
          <w:tcPr>
            <w:tcW w:w="1490" w:type="dxa"/>
          </w:tcPr>
          <w:p w14:paraId="36DE7177" w14:textId="77777777" w:rsidR="00834B4A" w:rsidRPr="00676989" w:rsidRDefault="00834B4A" w:rsidP="00111C16">
            <w:pPr>
              <w:rPr>
                <w:rFonts w:cstheme="minorHAnsi"/>
                <w:color w:val="00B050"/>
                <w:szCs w:val="22"/>
              </w:rPr>
            </w:pPr>
            <w:proofErr w:type="gramStart"/>
            <w:r w:rsidRPr="00676989">
              <w:rPr>
                <w:rStyle w:val="CodeChar"/>
                <w:rFonts w:asciiTheme="minorHAnsi" w:hAnsiTheme="minorHAnsi" w:cstheme="minorHAnsi"/>
                <w:color w:val="00B050"/>
                <w:sz w:val="22"/>
              </w:rPr>
              <w:t>features[</w:t>
            </w:r>
            <w:proofErr w:type="gramEnd"/>
            <w:r w:rsidRPr="00676989">
              <w:rPr>
                <w:rStyle w:val="CodeChar"/>
                <w:rFonts w:asciiTheme="minorHAnsi" w:hAnsiTheme="minorHAnsi" w:cstheme="minorHAnsi"/>
                <w:color w:val="00B050"/>
                <w:sz w:val="22"/>
              </w:rPr>
              <w:t>4:]</w:t>
            </w:r>
            <w:r w:rsidRPr="00676989">
              <w:rPr>
                <w:rFonts w:cstheme="minorHAnsi"/>
                <w:color w:val="00B050"/>
                <w:szCs w:val="22"/>
              </w:rPr>
              <w:br/>
              <w:t>+ head</w:t>
            </w:r>
          </w:p>
        </w:tc>
        <w:tc>
          <w:tcPr>
            <w:tcW w:w="1134" w:type="dxa"/>
          </w:tcPr>
          <w:p w14:paraId="0EB3B2B5" w14:textId="77777777" w:rsidR="00834B4A" w:rsidRPr="00676989" w:rsidRDefault="00834B4A" w:rsidP="00111C16">
            <w:pPr>
              <w:rPr>
                <w:rFonts w:cstheme="minorHAnsi"/>
                <w:color w:val="00B050"/>
                <w:szCs w:val="22"/>
              </w:rPr>
            </w:pPr>
            <w:proofErr w:type="spellStart"/>
            <w:r w:rsidRPr="00676989">
              <w:rPr>
                <w:rFonts w:cstheme="minorHAnsi"/>
                <w:color w:val="00B050"/>
                <w:szCs w:val="22"/>
              </w:rPr>
              <w:t>AdamW</w:t>
            </w:r>
            <w:proofErr w:type="spellEnd"/>
          </w:p>
        </w:tc>
        <w:tc>
          <w:tcPr>
            <w:tcW w:w="1134" w:type="dxa"/>
          </w:tcPr>
          <w:p w14:paraId="1EDB8BD8" w14:textId="77777777" w:rsidR="00834B4A" w:rsidRPr="00676989" w:rsidRDefault="00834B4A" w:rsidP="00111C16">
            <w:pPr>
              <w:rPr>
                <w:rFonts w:cstheme="minorHAnsi"/>
                <w:color w:val="00B050"/>
                <w:szCs w:val="22"/>
              </w:rPr>
            </w:pPr>
            <w:r w:rsidRPr="00676989">
              <w:rPr>
                <w:rFonts w:cstheme="minorHAnsi"/>
                <w:color w:val="00B050"/>
                <w:szCs w:val="22"/>
              </w:rPr>
              <w:t>5.42e-4</w:t>
            </w:r>
          </w:p>
        </w:tc>
        <w:tc>
          <w:tcPr>
            <w:tcW w:w="992" w:type="dxa"/>
          </w:tcPr>
          <w:p w14:paraId="679098E3" w14:textId="77777777" w:rsidR="00834B4A" w:rsidRPr="00676989" w:rsidRDefault="00834B4A" w:rsidP="00111C16">
            <w:pPr>
              <w:rPr>
                <w:rFonts w:cstheme="minorHAnsi"/>
                <w:color w:val="00B050"/>
                <w:szCs w:val="22"/>
              </w:rPr>
            </w:pPr>
            <w:r w:rsidRPr="00676989">
              <w:rPr>
                <w:rFonts w:cstheme="minorHAnsi"/>
                <w:color w:val="00B050"/>
                <w:szCs w:val="22"/>
              </w:rPr>
              <w:t>6.96e-6</w:t>
            </w:r>
          </w:p>
        </w:tc>
        <w:tc>
          <w:tcPr>
            <w:tcW w:w="992" w:type="dxa"/>
          </w:tcPr>
          <w:p w14:paraId="314617E1" w14:textId="77777777" w:rsidR="00834B4A" w:rsidRPr="00676989" w:rsidRDefault="00834B4A" w:rsidP="00111C16">
            <w:pPr>
              <w:rPr>
                <w:rFonts w:cstheme="minorHAnsi"/>
                <w:color w:val="00B050"/>
                <w:szCs w:val="22"/>
              </w:rPr>
            </w:pPr>
            <w:r w:rsidRPr="00676989">
              <w:rPr>
                <w:rFonts w:cstheme="minorHAnsi"/>
                <w:color w:val="00B050"/>
                <w:szCs w:val="22"/>
              </w:rPr>
              <w:t>0.282</w:t>
            </w:r>
          </w:p>
        </w:tc>
        <w:tc>
          <w:tcPr>
            <w:tcW w:w="962" w:type="dxa"/>
          </w:tcPr>
          <w:p w14:paraId="690EDD4A" w14:textId="77777777" w:rsidR="00834B4A" w:rsidRPr="00676989" w:rsidRDefault="00834B4A" w:rsidP="00111C16">
            <w:pPr>
              <w:rPr>
                <w:rFonts w:cstheme="minorHAnsi"/>
                <w:color w:val="00B050"/>
                <w:szCs w:val="22"/>
              </w:rPr>
            </w:pPr>
            <w:r w:rsidRPr="00676989">
              <w:rPr>
                <w:rFonts w:cstheme="minorHAnsi"/>
                <w:color w:val="00B050"/>
                <w:szCs w:val="22"/>
              </w:rPr>
              <w:t>128</w:t>
            </w:r>
          </w:p>
        </w:tc>
      </w:tr>
    </w:tbl>
    <w:p w14:paraId="49374538" w14:textId="1799B623" w:rsidR="00BE26F5" w:rsidRDefault="00BE26F5" w:rsidP="0088598B">
      <w:pPr>
        <w:pStyle w:val="Heading2"/>
        <w:rPr>
          <w:rFonts w:asciiTheme="minorBidi" w:hAnsiTheme="minorBidi" w:cstheme="minorBidi"/>
          <w:b/>
          <w:bCs/>
          <w:color w:val="00B050"/>
          <w:sz w:val="36"/>
          <w:szCs w:val="44"/>
        </w:rPr>
      </w:pPr>
    </w:p>
    <w:p w14:paraId="7EED1E93" w14:textId="7D0719F6" w:rsidR="00BE26F5" w:rsidRPr="00D8707B" w:rsidRDefault="00BE26F5" w:rsidP="00D8707B">
      <w:pPr>
        <w:jc w:val="center"/>
        <w:rPr>
          <w:i/>
          <w:iCs/>
          <w:color w:val="00B050"/>
        </w:rPr>
      </w:pPr>
      <w:proofErr w:type="spellStart"/>
      <w:ins w:id="2" w:author="Claude" w:date="2026-10-23T12:40:00Z">
        <w:r w:rsidRPr="00BE26F5">
          <w:rPr>
            <w:rFonts w:ascii="Browallia New" w:hAnsi="Browallia New" w:cs="Browallia New"/>
            <w:i/>
            <w:iCs/>
            <w:color w:val="00B050"/>
          </w:rPr>
          <w:t>ค่าที่ตรึงไว้ในการเทรนทุกโมเดล</w:t>
        </w:r>
        <w:proofErr w:type="spellEnd"/>
        <w:r w:rsidRPr="00BE26F5">
          <w:rPr>
            <w:i/>
            <w:iCs/>
            <w:color w:val="00B050"/>
          </w:rPr>
          <w:t xml:space="preserve"> (</w:t>
        </w:r>
        <w:proofErr w:type="spellStart"/>
        <w:r w:rsidRPr="00BE26F5">
          <w:rPr>
            <w:rFonts w:ascii="Browallia New" w:hAnsi="Browallia New" w:cs="Browallia New"/>
            <w:i/>
            <w:iCs/>
            <w:color w:val="00B050"/>
          </w:rPr>
          <w:t>ทั้ง</w:t>
        </w:r>
        <w:proofErr w:type="spellEnd"/>
        <w:r w:rsidRPr="00BE26F5">
          <w:rPr>
            <w:i/>
            <w:iCs/>
            <w:color w:val="00B050"/>
          </w:rPr>
          <w:t xml:space="preserve"> Freeze all </w:t>
        </w:r>
        <w:proofErr w:type="spellStart"/>
        <w:r w:rsidRPr="00BE26F5">
          <w:rPr>
            <w:rFonts w:ascii="Browallia New" w:hAnsi="Browallia New" w:cs="Browallia New"/>
            <w:i/>
            <w:iCs/>
            <w:color w:val="00B050"/>
          </w:rPr>
          <w:t>และ</w:t>
        </w:r>
        <w:proofErr w:type="spellEnd"/>
        <w:r w:rsidRPr="00BE26F5">
          <w:rPr>
            <w:i/>
            <w:iCs/>
            <w:color w:val="00B050"/>
          </w:rPr>
          <w:t xml:space="preserve"> Selective Unfreeze)</w:t>
        </w:r>
      </w:ins>
    </w:p>
    <w:tbl>
      <w:tblPr>
        <w:tblStyle w:val="GridTable1Light-Accent1"/>
        <w:tblW w:w="8931" w:type="dxa"/>
        <w:jc w:val="center"/>
        <w:tblLayout w:type="fixed"/>
        <w:tblLook w:val="0420" w:firstRow="1" w:lastRow="0" w:firstColumn="0" w:lastColumn="0" w:noHBand="0" w:noVBand="1"/>
      </w:tblPr>
      <w:tblGrid>
        <w:gridCol w:w="4537"/>
        <w:gridCol w:w="4394"/>
      </w:tblGrid>
      <w:tr w:rsidR="008B1CA6" w:rsidRPr="000C3DA9" w14:paraId="6E40F409" w14:textId="77777777" w:rsidTr="000B1D4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02"/>
          <w:jc w:val="center"/>
        </w:trPr>
        <w:tc>
          <w:tcPr>
            <w:tcW w:w="4537" w:type="dxa"/>
            <w:shd w:val="clear" w:color="auto" w:fill="DEEAF6" w:themeFill="accent5" w:themeFillTint="33"/>
          </w:tcPr>
          <w:p w14:paraId="511B9D11" w14:textId="77777777" w:rsidR="008B1CA6" w:rsidRPr="000C3DA9" w:rsidRDefault="008B1CA6" w:rsidP="000B1D4A">
            <w:pPr>
              <w:jc w:val="center"/>
              <w:rPr>
                <w:ins w:id="3" w:author="Claude" w:date="2026-10-23T12:40:00Z"/>
                <w:color w:val="00B050"/>
              </w:rPr>
            </w:pPr>
            <w:proofErr w:type="spellStart"/>
            <w:ins w:id="4" w:author="Claude" w:date="2026-10-23T12:40:00Z">
              <w:r>
                <w:rPr>
                  <w:rFonts w:ascii="Browallia New" w:hAnsi="Browallia New" w:cs="Browallia New"/>
                  <w:color w:val="00B050"/>
                </w:rPr>
                <w:t>การตั้งค่า</w:t>
              </w:r>
              <w:proofErr w:type="spellEnd"/>
            </w:ins>
          </w:p>
        </w:tc>
        <w:tc>
          <w:tcPr>
            <w:tcW w:w="4394" w:type="dxa"/>
            <w:shd w:val="clear" w:color="auto" w:fill="DEEAF6" w:themeFill="accent5" w:themeFillTint="33"/>
          </w:tcPr>
          <w:p w14:paraId="2B6574DC" w14:textId="77777777" w:rsidR="008B1CA6" w:rsidRPr="000C3DA9" w:rsidRDefault="008B1CA6" w:rsidP="000B1D4A">
            <w:pPr>
              <w:jc w:val="center"/>
              <w:rPr>
                <w:ins w:id="5" w:author="Claude" w:date="2026-10-23T12:40:00Z"/>
                <w:rFonts w:cs="Browallia New"/>
                <w:color w:val="00B050"/>
              </w:rPr>
            </w:pPr>
            <w:ins w:id="6" w:author="Claude" w:date="2026-10-23T12:40:00Z">
              <w:r>
                <w:rPr>
                  <w:rFonts w:cs="Browallia New" w:hint="cs"/>
                  <w:color w:val="00B050"/>
                  <w:cs/>
                </w:rPr>
                <w:t>ค่า</w:t>
              </w:r>
            </w:ins>
          </w:p>
        </w:tc>
      </w:tr>
      <w:tr w:rsidR="008B1CA6" w:rsidRPr="000C3DA9" w14:paraId="25530B9E" w14:textId="77777777" w:rsidTr="000B1D4A">
        <w:trPr>
          <w:jc w:val="center"/>
        </w:trPr>
        <w:tc>
          <w:tcPr>
            <w:tcW w:w="4537" w:type="dxa"/>
          </w:tcPr>
          <w:p w14:paraId="4CDEEE7C" w14:textId="77777777" w:rsidR="008B1CA6" w:rsidRPr="000C3DA9" w:rsidRDefault="008B1CA6" w:rsidP="000B1D4A">
            <w:pPr>
              <w:rPr>
                <w:ins w:id="7" w:author="Claude" w:date="2026-10-23T12:40:00Z"/>
                <w:color w:val="00B050"/>
              </w:rPr>
            </w:pPr>
            <w:ins w:id="8" w:author="Claude" w:date="2026-10-23T12:40:00Z">
              <w:r>
                <w:rPr>
                  <w:color w:val="00B050"/>
                </w:rPr>
                <w:t>Loss</w:t>
              </w:r>
            </w:ins>
          </w:p>
        </w:tc>
        <w:tc>
          <w:tcPr>
            <w:tcW w:w="4394" w:type="dxa"/>
          </w:tcPr>
          <w:p w14:paraId="1F6FF692" w14:textId="77777777" w:rsidR="008B1CA6" w:rsidRPr="000C3DA9" w:rsidRDefault="008B1CA6" w:rsidP="000B1D4A">
            <w:pPr>
              <w:rPr>
                <w:ins w:id="9" w:author="Claude" w:date="2026-10-23T12:40:00Z"/>
                <w:color w:val="00B050"/>
              </w:rPr>
            </w:pPr>
            <w:proofErr w:type="spellStart"/>
            <w:ins w:id="10" w:author="Claude" w:date="2026-10-23T12:40:00Z">
              <w:r>
                <w:rPr>
                  <w:color w:val="00B050"/>
                </w:rPr>
                <w:t>CrossEntropyLoss</w:t>
              </w:r>
              <w:proofErr w:type="spellEnd"/>
              <w:r>
                <w:rPr>
                  <w:color w:val="00B050"/>
                </w:rPr>
                <w:t xml:space="preserve"> </w:t>
              </w:r>
            </w:ins>
          </w:p>
        </w:tc>
      </w:tr>
      <w:tr w:rsidR="008B1CA6" w:rsidRPr="000C3DA9" w14:paraId="41EC0C1B" w14:textId="77777777" w:rsidTr="000B1D4A">
        <w:trPr>
          <w:jc w:val="center"/>
        </w:trPr>
        <w:tc>
          <w:tcPr>
            <w:tcW w:w="4537" w:type="dxa"/>
          </w:tcPr>
          <w:p w14:paraId="7DF1784C" w14:textId="27AB7BC0" w:rsidR="008B1CA6" w:rsidRPr="000C3DA9" w:rsidRDefault="008B1CA6" w:rsidP="000B1D4A">
            <w:pPr>
              <w:rPr>
                <w:ins w:id="11" w:author="Claude" w:date="2026-10-23T12:40:00Z"/>
                <w:color w:val="00B050"/>
              </w:rPr>
            </w:pPr>
            <w:ins w:id="12" w:author="Claude" w:date="2026-10-23T12:40:00Z">
              <w:r>
                <w:rPr>
                  <w:color w:val="00B050"/>
                </w:rPr>
                <w:t>Max epochs</w:t>
              </w:r>
            </w:ins>
          </w:p>
        </w:tc>
        <w:tc>
          <w:tcPr>
            <w:tcW w:w="4394" w:type="dxa"/>
          </w:tcPr>
          <w:p w14:paraId="33A0FBE3" w14:textId="0059406B" w:rsidR="008B1CA6" w:rsidRPr="000C3DA9" w:rsidRDefault="008B1CA6" w:rsidP="000B1D4A">
            <w:pPr>
              <w:rPr>
                <w:ins w:id="13" w:author="Claude" w:date="2026-10-23T12:40:00Z"/>
                <w:color w:val="00B050"/>
              </w:rPr>
            </w:pPr>
            <w:r>
              <w:rPr>
                <w:color w:val="00B050"/>
              </w:rPr>
              <w:t>50</w:t>
            </w:r>
          </w:p>
        </w:tc>
      </w:tr>
      <w:tr w:rsidR="008B1CA6" w:rsidRPr="000C3DA9" w14:paraId="74B36AE0" w14:textId="77777777" w:rsidTr="000B1D4A">
        <w:trPr>
          <w:jc w:val="center"/>
        </w:trPr>
        <w:tc>
          <w:tcPr>
            <w:tcW w:w="4537" w:type="dxa"/>
          </w:tcPr>
          <w:p w14:paraId="17993D14" w14:textId="0E606280" w:rsidR="008B1CA6" w:rsidRPr="000C3DA9" w:rsidRDefault="008B1CA6" w:rsidP="000B1D4A">
            <w:pPr>
              <w:rPr>
                <w:ins w:id="14" w:author="Claude" w:date="2026-10-23T12:40:00Z"/>
                <w:color w:val="00B050"/>
              </w:rPr>
            </w:pPr>
            <w:ins w:id="15" w:author="Claude" w:date="2026-10-23T12:40:00Z">
              <w:r>
                <w:rPr>
                  <w:color w:val="00B050"/>
                </w:rPr>
                <w:t>Batch size</w:t>
              </w:r>
            </w:ins>
          </w:p>
        </w:tc>
        <w:tc>
          <w:tcPr>
            <w:tcW w:w="4394" w:type="dxa"/>
          </w:tcPr>
          <w:p w14:paraId="6CC8F6DD" w14:textId="10E196AD" w:rsidR="008B1CA6" w:rsidRPr="000C3DA9" w:rsidRDefault="008B1CA6" w:rsidP="000B1D4A">
            <w:pPr>
              <w:rPr>
                <w:ins w:id="16" w:author="Claude" w:date="2026-10-23T12:40:00Z"/>
                <w:color w:val="00B050"/>
              </w:rPr>
            </w:pPr>
            <w:r>
              <w:rPr>
                <w:color w:val="00B050"/>
              </w:rPr>
              <w:t>64</w:t>
            </w:r>
          </w:p>
        </w:tc>
      </w:tr>
      <w:tr w:rsidR="008B1CA6" w:rsidRPr="000C3DA9" w14:paraId="46EC9243" w14:textId="77777777" w:rsidTr="000B1D4A">
        <w:trPr>
          <w:jc w:val="center"/>
        </w:trPr>
        <w:tc>
          <w:tcPr>
            <w:tcW w:w="4537" w:type="dxa"/>
          </w:tcPr>
          <w:p w14:paraId="2218177A" w14:textId="3BEB704B" w:rsidR="008B1CA6" w:rsidRPr="000C3DA9" w:rsidRDefault="008B1CA6" w:rsidP="000B1D4A">
            <w:pPr>
              <w:rPr>
                <w:ins w:id="17" w:author="Claude" w:date="2026-10-23T12:40:00Z"/>
                <w:color w:val="00B050"/>
              </w:rPr>
            </w:pPr>
            <w:ins w:id="18" w:author="Claude" w:date="2026-10-23T12:40:00Z">
              <w:r>
                <w:rPr>
                  <w:color w:val="00B050"/>
                </w:rPr>
                <w:t>Early stopping</w:t>
              </w:r>
            </w:ins>
          </w:p>
        </w:tc>
        <w:tc>
          <w:tcPr>
            <w:tcW w:w="4394" w:type="dxa"/>
          </w:tcPr>
          <w:p w14:paraId="11495FCA" w14:textId="2686F712" w:rsidR="008B1CA6" w:rsidRPr="000C3DA9" w:rsidRDefault="008B1CA6" w:rsidP="000B1D4A">
            <w:pPr>
              <w:rPr>
                <w:ins w:id="19" w:author="Claude" w:date="2026-10-23T12:40:00Z"/>
                <w:color w:val="00B050"/>
              </w:rPr>
            </w:pPr>
            <w:r>
              <w:rPr>
                <w:color w:val="00B050"/>
              </w:rPr>
              <w:t>7</w:t>
            </w:r>
          </w:p>
        </w:tc>
      </w:tr>
      <w:tr w:rsidR="008B1CA6" w:rsidRPr="000C3DA9" w14:paraId="3A053386" w14:textId="77777777" w:rsidTr="000B1D4A">
        <w:trPr>
          <w:jc w:val="center"/>
        </w:trPr>
        <w:tc>
          <w:tcPr>
            <w:tcW w:w="4537" w:type="dxa"/>
          </w:tcPr>
          <w:p w14:paraId="7CB3F1EC" w14:textId="1EC79C68" w:rsidR="008B1CA6" w:rsidRPr="000C3DA9" w:rsidRDefault="008B1CA6" w:rsidP="000B1D4A">
            <w:pPr>
              <w:rPr>
                <w:ins w:id="20" w:author="Claude" w:date="2026-10-23T12:40:00Z"/>
                <w:color w:val="00B050"/>
              </w:rPr>
            </w:pPr>
            <w:ins w:id="21" w:author="Claude" w:date="2026-10-23T12:40:00Z">
              <w:r>
                <w:rPr>
                  <w:color w:val="00B050"/>
                </w:rPr>
                <w:t>min delta</w:t>
              </w:r>
            </w:ins>
          </w:p>
        </w:tc>
        <w:tc>
          <w:tcPr>
            <w:tcW w:w="4394" w:type="dxa"/>
          </w:tcPr>
          <w:p w14:paraId="1E54E5EB" w14:textId="1C58FC7F" w:rsidR="008B1CA6" w:rsidRPr="000C3DA9" w:rsidRDefault="008B1CA6" w:rsidP="000B1D4A">
            <w:pPr>
              <w:rPr>
                <w:ins w:id="22" w:author="Claude" w:date="2026-10-23T12:40:00Z"/>
                <w:color w:val="00B050"/>
              </w:rPr>
            </w:pPr>
            <w:ins w:id="23" w:author="Claude" w:date="2026-10-23T12:40:00Z">
              <w:r>
                <w:rPr>
                  <w:color w:val="00B050"/>
                </w:rPr>
                <w:t>1e-4</w:t>
              </w:r>
            </w:ins>
          </w:p>
        </w:tc>
      </w:tr>
      <w:tr w:rsidR="008B1CA6" w14:paraId="28164EFD" w14:textId="77777777" w:rsidTr="000B1D4A">
        <w:trPr>
          <w:jc w:val="center"/>
        </w:trPr>
        <w:tc>
          <w:tcPr>
            <w:tcW w:w="4537" w:type="dxa"/>
          </w:tcPr>
          <w:p w14:paraId="74967CA2" w14:textId="061A9F9B" w:rsidR="008B1CA6" w:rsidRDefault="008B1CA6" w:rsidP="000B1D4A">
            <w:pPr>
              <w:rPr>
                <w:color w:val="00B050"/>
              </w:rPr>
            </w:pPr>
            <w:ins w:id="24" w:author="Claude" w:date="2026-10-23T12:40:00Z">
              <w:r>
                <w:rPr>
                  <w:color w:val="00B050"/>
                </w:rPr>
                <w:t>LR scheduler</w:t>
              </w:r>
            </w:ins>
          </w:p>
        </w:tc>
        <w:tc>
          <w:tcPr>
            <w:tcW w:w="4394" w:type="dxa"/>
          </w:tcPr>
          <w:p w14:paraId="4C3854B4" w14:textId="5B68CE3C" w:rsidR="008B1CA6" w:rsidRDefault="008B1CA6" w:rsidP="000B1D4A">
            <w:pPr>
              <w:rPr>
                <w:color w:val="00B050"/>
              </w:rPr>
            </w:pPr>
            <w:ins w:id="25" w:author="Claude" w:date="2026-10-23T12:40:00Z">
              <w:r>
                <w:rPr>
                  <w:color w:val="00B050"/>
                </w:rPr>
                <w:t>Cosine annealing</w:t>
              </w:r>
            </w:ins>
          </w:p>
        </w:tc>
      </w:tr>
      <w:tr w:rsidR="008B1CA6" w:rsidRPr="000C3DA9" w14:paraId="51999186" w14:textId="77777777" w:rsidTr="000B1D4A">
        <w:trPr>
          <w:jc w:val="center"/>
        </w:trPr>
        <w:tc>
          <w:tcPr>
            <w:tcW w:w="4537" w:type="dxa"/>
          </w:tcPr>
          <w:p w14:paraId="7AE11254" w14:textId="2A855C49" w:rsidR="008B1CA6" w:rsidRPr="000C3DA9" w:rsidRDefault="008B1CA6" w:rsidP="000B1D4A">
            <w:pPr>
              <w:rPr>
                <w:ins w:id="26" w:author="Claude" w:date="2026-10-23T12:40:00Z"/>
                <w:color w:val="00B050"/>
              </w:rPr>
            </w:pPr>
            <w:ins w:id="27" w:author="Claude" w:date="2026-10-23T12:40:00Z">
              <w:r>
                <w:rPr>
                  <w:color w:val="00B050"/>
                </w:rPr>
                <w:t>Label smoothing</w:t>
              </w:r>
            </w:ins>
          </w:p>
        </w:tc>
        <w:tc>
          <w:tcPr>
            <w:tcW w:w="4394" w:type="dxa"/>
          </w:tcPr>
          <w:p w14:paraId="2789193A" w14:textId="0C854F04" w:rsidR="008B1CA6" w:rsidRPr="000C3DA9" w:rsidRDefault="008B1CA6" w:rsidP="000B1D4A">
            <w:pPr>
              <w:rPr>
                <w:ins w:id="28" w:author="Claude" w:date="2026-10-23T12:40:00Z"/>
                <w:color w:val="00B050"/>
              </w:rPr>
            </w:pPr>
            <w:ins w:id="29" w:author="Claude" w:date="2026-10-23T12:40:00Z">
              <w:r>
                <w:rPr>
                  <w:color w:val="00B050"/>
                </w:rPr>
                <w:t>0.1</w:t>
              </w:r>
            </w:ins>
          </w:p>
        </w:tc>
      </w:tr>
    </w:tbl>
    <w:p w14:paraId="6B1CF623" w14:textId="77777777" w:rsidR="008B1CA6" w:rsidRPr="00BE26F5" w:rsidRDefault="008B1CA6" w:rsidP="00BE26F5"/>
    <w:p w14:paraId="5D852F61" w14:textId="47F626B2" w:rsidR="0088598B" w:rsidRPr="006A6315" w:rsidRDefault="00925B18" w:rsidP="0088598B">
      <w:pPr>
        <w:pStyle w:val="Heading2"/>
        <w:rPr>
          <w:rFonts w:asciiTheme="minorBidi" w:hAnsiTheme="minorBidi" w:cstheme="minorBidi"/>
          <w:b/>
          <w:bCs/>
          <w:color w:val="00B050"/>
          <w:sz w:val="36"/>
          <w:szCs w:val="44"/>
        </w:rPr>
      </w:pPr>
      <w:r>
        <w:rPr>
          <w:rFonts w:asciiTheme="minorBidi" w:hAnsiTheme="minorBidi" w:cstheme="minorBidi"/>
          <w:b/>
          <w:bCs/>
          <w:color w:val="00B050"/>
          <w:sz w:val="36"/>
          <w:szCs w:val="44"/>
        </w:rPr>
        <w:t>5.Evaluation metrics &amp; Error Analysis</w:t>
      </w:r>
      <w:r>
        <w:rPr>
          <w:rFonts w:asciiTheme="minorBidi" w:hAnsiTheme="minorBidi" w:cstheme="minorBidi" w:hint="cs"/>
          <w:b/>
          <w:bCs/>
          <w:color w:val="00B050"/>
          <w:sz w:val="36"/>
          <w:szCs w:val="44"/>
          <w:cs/>
        </w:rPr>
        <w:t xml:space="preserve"> </w:t>
      </w:r>
    </w:p>
    <w:p w14:paraId="59779133" w14:textId="77777777" w:rsidR="00E63EF3" w:rsidRPr="006A6315" w:rsidRDefault="00E63EF3" w:rsidP="00E63EF3">
      <w:pPr>
        <w:pStyle w:val="ListParagraph"/>
        <w:numPr>
          <w:ilvl w:val="0"/>
          <w:numId w:val="8"/>
        </w:numPr>
        <w:rPr>
          <w:rFonts w:asciiTheme="minorBidi" w:hAnsiTheme="minorBidi"/>
          <w:color w:val="00B050"/>
          <w:sz w:val="28"/>
        </w:rPr>
      </w:pPr>
      <w:r>
        <w:rPr>
          <w:rFonts w:asciiTheme="minorBidi" w:hAnsiTheme="minorBidi"/>
          <w:b/>
          <w:bCs/>
          <w:color w:val="00B050"/>
          <w:sz w:val="28"/>
        </w:rPr>
        <w:t>Learning Curve</w:t>
      </w:r>
      <w:r>
        <w:rPr>
          <w:rFonts w:asciiTheme="minorBidi" w:hAnsiTheme="minorBidi"/>
          <w:color w:val="00B050"/>
          <w:sz w:val="28"/>
        </w:rPr>
        <w:t xml:space="preserve">: </w:t>
      </w:r>
      <w:r>
        <w:rPr>
          <w:rFonts w:asciiTheme="minorBidi" w:hAnsiTheme="minorBidi"/>
          <w:color w:val="00B050"/>
          <w:sz w:val="28"/>
          <w:cs/>
        </w:rPr>
        <w:t>แสดง</w:t>
      </w:r>
      <w:r>
        <w:rPr>
          <w:rFonts w:asciiTheme="minorBidi" w:hAnsiTheme="minorBidi"/>
          <w:color w:val="00B050"/>
          <w:sz w:val="28"/>
        </w:rPr>
        <w:t xml:space="preserve"> accuracy</w:t>
      </w:r>
      <w:r>
        <w:rPr>
          <w:rFonts w:asciiTheme="minorBidi" w:hAnsiTheme="minorBidi" w:hint="cs"/>
          <w:color w:val="00B050"/>
          <w:sz w:val="28"/>
          <w:cs/>
        </w:rPr>
        <w:t xml:space="preserve"> และ</w:t>
      </w:r>
      <w:r>
        <w:rPr>
          <w:rFonts w:asciiTheme="minorBidi" w:hAnsiTheme="minorBidi"/>
          <w:color w:val="00B050"/>
          <w:sz w:val="28"/>
          <w:cs/>
        </w:rPr>
        <w:t xml:space="preserve"> </w:t>
      </w:r>
      <w:r>
        <w:rPr>
          <w:rFonts w:asciiTheme="minorBidi" w:hAnsiTheme="minorBidi"/>
          <w:color w:val="00B050"/>
          <w:sz w:val="28"/>
        </w:rPr>
        <w:t xml:space="preserve">loss </w:t>
      </w:r>
      <w:r>
        <w:rPr>
          <w:rFonts w:asciiTheme="minorBidi" w:hAnsiTheme="minorBidi" w:hint="cs"/>
          <w:color w:val="00B050"/>
          <w:sz w:val="28"/>
          <w:cs/>
        </w:rPr>
        <w:t xml:space="preserve">ของ </w:t>
      </w:r>
      <w:r>
        <w:rPr>
          <w:rFonts w:asciiTheme="minorBidi" w:hAnsiTheme="minorBidi"/>
          <w:color w:val="00B050"/>
          <w:sz w:val="28"/>
        </w:rPr>
        <w:t xml:space="preserve">train </w:t>
      </w:r>
      <w:r>
        <w:rPr>
          <w:rFonts w:asciiTheme="minorBidi" w:hAnsiTheme="minorBidi"/>
          <w:color w:val="00B050"/>
          <w:sz w:val="28"/>
          <w:cs/>
        </w:rPr>
        <w:t xml:space="preserve">เทียบ </w:t>
      </w:r>
      <w:r>
        <w:rPr>
          <w:rFonts w:asciiTheme="minorBidi" w:hAnsiTheme="minorBidi"/>
          <w:color w:val="00B050"/>
          <w:sz w:val="28"/>
        </w:rPr>
        <w:t xml:space="preserve">validation </w:t>
      </w:r>
      <w:r>
        <w:rPr>
          <w:rFonts w:asciiTheme="minorBidi" w:hAnsiTheme="minorBidi"/>
          <w:color w:val="00B050"/>
          <w:sz w:val="28"/>
          <w:cs/>
        </w:rPr>
        <w:t xml:space="preserve">ตามแต่ละ </w:t>
      </w:r>
      <w:r>
        <w:rPr>
          <w:rFonts w:asciiTheme="minorBidi" w:hAnsiTheme="minorBidi"/>
          <w:color w:val="00B050"/>
          <w:sz w:val="28"/>
        </w:rPr>
        <w:t xml:space="preserve">epoch </w:t>
      </w:r>
      <w:r>
        <w:rPr>
          <w:rFonts w:asciiTheme="minorBidi" w:hAnsiTheme="minorBidi"/>
          <w:color w:val="00B050"/>
          <w:sz w:val="28"/>
          <w:cs/>
        </w:rPr>
        <w:t xml:space="preserve">ของทั้ง </w:t>
      </w:r>
      <w:r>
        <w:rPr>
          <w:rFonts w:asciiTheme="minorBidi" w:hAnsiTheme="minorBidi"/>
          <w:color w:val="00B050"/>
          <w:sz w:val="28"/>
        </w:rPr>
        <w:t>2</w:t>
      </w:r>
      <w:r>
        <w:rPr>
          <w:rFonts w:asciiTheme="minorBidi" w:hAnsiTheme="minorBidi"/>
          <w:color w:val="00B050"/>
          <w:sz w:val="28"/>
          <w:cs/>
        </w:rPr>
        <w:t xml:space="preserve"> กลุ่ม คือ </w:t>
      </w:r>
      <w:r>
        <w:rPr>
          <w:rFonts w:asciiTheme="minorBidi" w:hAnsiTheme="minorBidi"/>
          <w:color w:val="00B050"/>
          <w:sz w:val="28"/>
        </w:rPr>
        <w:t xml:space="preserve">Freeze all Backbone </w:t>
      </w:r>
      <w:r>
        <w:rPr>
          <w:rFonts w:asciiTheme="minorBidi" w:hAnsiTheme="minorBidi"/>
          <w:color w:val="00B050"/>
          <w:sz w:val="28"/>
          <w:cs/>
        </w:rPr>
        <w:t xml:space="preserve">และ </w:t>
      </w:r>
      <w:r>
        <w:rPr>
          <w:rFonts w:asciiTheme="minorBidi" w:hAnsiTheme="minorBidi"/>
          <w:color w:val="00B050"/>
          <w:sz w:val="28"/>
        </w:rPr>
        <w:t>Selective Unfreeze</w:t>
      </w:r>
      <w:r>
        <w:rPr>
          <w:rFonts w:asciiTheme="minorBidi" w:hAnsiTheme="minorBidi"/>
          <w:color w:val="00B050"/>
          <w:sz w:val="28"/>
          <w:cs/>
        </w:rPr>
        <w:t xml:space="preserve"> เพื่อดู </w:t>
      </w:r>
      <w:r>
        <w:rPr>
          <w:rFonts w:asciiTheme="minorBidi" w:hAnsiTheme="minorBidi"/>
          <w:color w:val="00B050"/>
          <w:sz w:val="28"/>
        </w:rPr>
        <w:t xml:space="preserve">over-fit </w:t>
      </w:r>
      <w:r>
        <w:rPr>
          <w:rFonts w:asciiTheme="minorBidi" w:hAnsiTheme="minorBidi"/>
          <w:color w:val="00B050"/>
          <w:sz w:val="28"/>
          <w:cs/>
        </w:rPr>
        <w:t xml:space="preserve">และ </w:t>
      </w:r>
      <w:r>
        <w:rPr>
          <w:rFonts w:asciiTheme="minorBidi" w:hAnsiTheme="minorBidi"/>
          <w:color w:val="00B050"/>
          <w:sz w:val="28"/>
        </w:rPr>
        <w:t xml:space="preserve">under-fit </w:t>
      </w:r>
      <w:r>
        <w:rPr>
          <w:rFonts w:asciiTheme="minorBidi" w:hAnsiTheme="minorBidi"/>
          <w:color w:val="00B050"/>
          <w:sz w:val="28"/>
          <w:cs/>
        </w:rPr>
        <w:t xml:space="preserve">ในแต่ละ </w:t>
      </w:r>
      <w:r>
        <w:rPr>
          <w:rFonts w:asciiTheme="minorBidi" w:hAnsiTheme="minorBidi"/>
          <w:color w:val="00B050"/>
          <w:sz w:val="28"/>
        </w:rPr>
        <w:t xml:space="preserve">backbone </w:t>
      </w:r>
      <w:r>
        <w:rPr>
          <w:rFonts w:asciiTheme="minorBidi" w:hAnsiTheme="minorBidi"/>
          <w:color w:val="00B050"/>
          <w:sz w:val="28"/>
          <w:cs/>
        </w:rPr>
        <w:t>เลือกตัวแทน</w:t>
      </w:r>
      <w:r>
        <w:rPr>
          <w:rFonts w:asciiTheme="minorBidi" w:hAnsiTheme="minorBidi" w:hint="cs"/>
          <w:color w:val="00B050"/>
          <w:sz w:val="28"/>
          <w:cs/>
        </w:rPr>
        <w:t>ผลลัพธ์</w:t>
      </w:r>
      <w:r>
        <w:rPr>
          <w:rFonts w:asciiTheme="minorBidi" w:hAnsiTheme="minorBidi"/>
          <w:color w:val="00B050"/>
          <w:sz w:val="28"/>
          <w:cs/>
        </w:rPr>
        <w:t xml:space="preserve">ด้วย </w:t>
      </w:r>
      <w:r>
        <w:rPr>
          <w:rFonts w:asciiTheme="minorBidi" w:hAnsiTheme="minorBidi"/>
          <w:color w:val="00B050"/>
          <w:sz w:val="28"/>
        </w:rPr>
        <w:t>median seed</w:t>
      </w:r>
      <w:r>
        <w:rPr>
          <w:rFonts w:asciiTheme="minorBidi" w:hAnsiTheme="minorBidi" w:hint="cs"/>
          <w:color w:val="00B050"/>
          <w:sz w:val="28"/>
          <w:cs/>
        </w:rPr>
        <w:t xml:space="preserve"> </w:t>
      </w:r>
      <w:r>
        <w:rPr>
          <w:rFonts w:asciiTheme="minorBidi" w:hAnsiTheme="minorBidi"/>
          <w:color w:val="00B050"/>
          <w:sz w:val="28"/>
          <w:cs/>
        </w:rPr>
        <w:t xml:space="preserve">คือ </w:t>
      </w:r>
      <w:r>
        <w:rPr>
          <w:rFonts w:asciiTheme="minorBidi" w:hAnsiTheme="minorBidi"/>
          <w:color w:val="00B050"/>
          <w:sz w:val="28"/>
        </w:rPr>
        <w:t xml:space="preserve">seed </w:t>
      </w:r>
      <w:r>
        <w:rPr>
          <w:rFonts w:asciiTheme="minorBidi" w:hAnsiTheme="minorBidi"/>
          <w:color w:val="00B050"/>
          <w:sz w:val="28"/>
          <w:cs/>
        </w:rPr>
        <w:t xml:space="preserve">ที่ได้ </w:t>
      </w:r>
      <w:r>
        <w:rPr>
          <w:rFonts w:asciiTheme="minorBidi" w:hAnsiTheme="minorBidi"/>
          <w:color w:val="00B050"/>
          <w:sz w:val="28"/>
        </w:rPr>
        <w:t xml:space="preserve">macro-F1 </w:t>
      </w:r>
      <w:r>
        <w:rPr>
          <w:rFonts w:asciiTheme="minorBidi" w:hAnsiTheme="minorBidi"/>
          <w:color w:val="00B050"/>
          <w:sz w:val="28"/>
          <w:cs/>
        </w:rPr>
        <w:t xml:space="preserve">บน </w:t>
      </w:r>
      <w:r>
        <w:rPr>
          <w:rFonts w:asciiTheme="minorBidi" w:hAnsiTheme="minorBidi"/>
          <w:color w:val="00B050"/>
          <w:sz w:val="28"/>
        </w:rPr>
        <w:t xml:space="preserve">test </w:t>
      </w:r>
      <w:r>
        <w:rPr>
          <w:rFonts w:asciiTheme="minorBidi" w:hAnsiTheme="minorBidi"/>
          <w:color w:val="00B050"/>
          <w:sz w:val="28"/>
          <w:cs/>
        </w:rPr>
        <w:t xml:space="preserve">เป็นลำดับที่ </w:t>
      </w:r>
      <w:r>
        <w:rPr>
          <w:rFonts w:asciiTheme="minorBidi" w:hAnsiTheme="minorBidi"/>
          <w:color w:val="00B050"/>
          <w:sz w:val="28"/>
        </w:rPr>
        <w:t xml:space="preserve">5 </w:t>
      </w:r>
      <w:r>
        <w:rPr>
          <w:rFonts w:asciiTheme="minorBidi" w:hAnsiTheme="minorBidi"/>
          <w:color w:val="00B050"/>
          <w:sz w:val="28"/>
          <w:cs/>
        </w:rPr>
        <w:t xml:space="preserve">เมื่อเรียงจากน้อยไปมากจาก </w:t>
      </w:r>
      <w:r>
        <w:rPr>
          <w:rFonts w:asciiTheme="minorBidi" w:hAnsiTheme="minorBidi"/>
          <w:color w:val="00B050"/>
          <w:sz w:val="28"/>
        </w:rPr>
        <w:t>10 seed (</w:t>
      </w:r>
      <w:r>
        <w:rPr>
          <w:rFonts w:asciiTheme="minorBidi" w:hAnsiTheme="minorBidi"/>
          <w:color w:val="00B050"/>
          <w:sz w:val="28"/>
          <w:cs/>
        </w:rPr>
        <w:t xml:space="preserve">ถ้าค่าเท่ากัน เรียงตามเลข </w:t>
      </w:r>
      <w:r>
        <w:rPr>
          <w:rFonts w:asciiTheme="minorBidi" w:hAnsiTheme="minorBidi"/>
          <w:color w:val="00B050"/>
          <w:sz w:val="28"/>
        </w:rPr>
        <w:t>seed)</w:t>
      </w:r>
    </w:p>
    <w:p w14:paraId="5B0A401F" w14:textId="77777777" w:rsidR="00F73292" w:rsidRPr="006A6315" w:rsidRDefault="00F73292" w:rsidP="00F73292">
      <w:pPr>
        <w:pStyle w:val="ListParagraph"/>
        <w:numPr>
          <w:ilvl w:val="0"/>
          <w:numId w:val="8"/>
        </w:numPr>
        <w:rPr>
          <w:rFonts w:asciiTheme="minorBidi" w:hAnsiTheme="minorBidi"/>
          <w:color w:val="00B050"/>
          <w:sz w:val="28"/>
        </w:rPr>
      </w:pPr>
      <w:r>
        <w:rPr>
          <w:rFonts w:asciiTheme="minorBidi" w:hAnsiTheme="minorBidi" w:cs="Cordia New"/>
          <w:b/>
          <w:bCs/>
          <w:color w:val="00B050"/>
          <w:sz w:val="28"/>
          <w:cs/>
        </w:rPr>
        <w:t>การประเมินภาพรวมทุกคลาส</w:t>
      </w:r>
      <w:r>
        <w:rPr>
          <w:rFonts w:asciiTheme="minorBidi" w:hAnsiTheme="minorBidi" w:cs="Cordia New"/>
          <w:color w:val="00B050"/>
          <w:sz w:val="28"/>
          <w:cs/>
        </w:rPr>
        <w:t xml:space="preserve">: </w:t>
      </w:r>
      <w:r>
        <w:rPr>
          <w:rFonts w:asciiTheme="minorBidi" w:hAnsiTheme="minorBidi"/>
          <w:color w:val="00B050"/>
          <w:sz w:val="28"/>
        </w:rPr>
        <w:t xml:space="preserve">Accuracy </w:t>
      </w:r>
      <w:r>
        <w:rPr>
          <w:rFonts w:asciiTheme="minorBidi" w:hAnsiTheme="minorBidi" w:cs="Cordia New"/>
          <w:color w:val="00B050"/>
          <w:sz w:val="28"/>
          <w:cs/>
        </w:rPr>
        <w:t xml:space="preserve">และ </w:t>
      </w:r>
      <w:r>
        <w:rPr>
          <w:rFonts w:asciiTheme="minorBidi" w:hAnsiTheme="minorBidi"/>
          <w:color w:val="00B050"/>
          <w:sz w:val="28"/>
        </w:rPr>
        <w:t>Precision, Recall, F</w:t>
      </w:r>
      <w:r>
        <w:rPr>
          <w:rFonts w:asciiTheme="minorBidi" w:hAnsiTheme="minorBidi" w:cs="Cordia New"/>
          <w:color w:val="00B050"/>
          <w:sz w:val="28"/>
          <w:cs/>
        </w:rPr>
        <w:t>1-</w:t>
      </w:r>
      <w:r>
        <w:rPr>
          <w:rFonts w:asciiTheme="minorBidi" w:hAnsiTheme="minorBidi"/>
          <w:color w:val="00B050"/>
          <w:sz w:val="28"/>
        </w:rPr>
        <w:t xml:space="preserve">score </w:t>
      </w:r>
      <w:r>
        <w:rPr>
          <w:rFonts w:asciiTheme="minorBidi" w:hAnsiTheme="minorBidi" w:cs="Cordia New"/>
          <w:color w:val="00B050"/>
          <w:sz w:val="28"/>
          <w:cs/>
        </w:rPr>
        <w:t xml:space="preserve">แบบ </w:t>
      </w:r>
      <w:r>
        <w:rPr>
          <w:rFonts w:asciiTheme="minorBidi" w:hAnsiTheme="minorBidi"/>
          <w:color w:val="00B050"/>
          <w:sz w:val="28"/>
        </w:rPr>
        <w:t>macro (</w:t>
      </w:r>
      <w:r>
        <w:rPr>
          <w:rFonts w:asciiTheme="minorBidi" w:hAnsiTheme="minorBidi" w:cs="Cordia New"/>
          <w:color w:val="00B050"/>
          <w:sz w:val="28"/>
          <w:cs/>
        </w:rPr>
        <w:t xml:space="preserve">เฉลี่ยโดยให้น้ำหนักเท่ากันทุกคลาส เพราะข้อมูลมีจำนวนต่อคลาสไม่เท่ากัน) รายงานเป็น </w:t>
      </w:r>
      <w:r>
        <w:rPr>
          <w:rFonts w:asciiTheme="minorBidi" w:hAnsiTheme="minorBidi"/>
          <w:color w:val="00B050"/>
          <w:sz w:val="28"/>
        </w:rPr>
        <w:t xml:space="preserve">mean ± SD </w:t>
      </w:r>
      <w:r>
        <w:rPr>
          <w:rFonts w:asciiTheme="minorBidi" w:hAnsiTheme="minorBidi" w:cs="Cordia New"/>
          <w:color w:val="00B050"/>
          <w:sz w:val="28"/>
          <w:cs/>
        </w:rPr>
        <w:t>จาก 10</w:t>
      </w:r>
      <w:r>
        <w:rPr>
          <w:rFonts w:asciiTheme="minorBidi" w:hAnsiTheme="minorBidi"/>
          <w:color w:val="00B050"/>
          <w:sz w:val="28"/>
        </w:rPr>
        <w:t xml:space="preserve"> seed</w:t>
      </w:r>
    </w:p>
    <w:p w14:paraId="334AC300" w14:textId="77777777" w:rsidR="00F73292" w:rsidRDefault="00F73292" w:rsidP="00F73292">
      <w:pPr>
        <w:pStyle w:val="ListParagraph"/>
        <w:numPr>
          <w:ilvl w:val="0"/>
          <w:numId w:val="8"/>
        </w:numPr>
        <w:rPr>
          <w:rFonts w:asciiTheme="minorBidi" w:hAnsiTheme="minorBidi"/>
          <w:color w:val="00B050"/>
          <w:sz w:val="28"/>
        </w:rPr>
      </w:pPr>
      <w:r>
        <w:rPr>
          <w:rFonts w:asciiTheme="minorBidi" w:hAnsiTheme="minorBidi" w:cs="Cordia New"/>
          <w:b/>
          <w:bCs/>
          <w:color w:val="00B050"/>
          <w:sz w:val="28"/>
          <w:cs/>
        </w:rPr>
        <w:t>การประเมินแยกรายคลาส</w:t>
      </w:r>
      <w:r>
        <w:rPr>
          <w:rFonts w:asciiTheme="minorBidi" w:hAnsiTheme="minorBidi" w:cs="Cordia New"/>
          <w:color w:val="00B050"/>
          <w:sz w:val="28"/>
          <w:cs/>
        </w:rPr>
        <w:t xml:space="preserve">: </w:t>
      </w:r>
      <w:r>
        <w:rPr>
          <w:rFonts w:asciiTheme="minorBidi" w:hAnsiTheme="minorBidi"/>
          <w:color w:val="00B050"/>
          <w:sz w:val="28"/>
        </w:rPr>
        <w:t xml:space="preserve">Precision, Recall </w:t>
      </w:r>
      <w:r>
        <w:rPr>
          <w:rFonts w:asciiTheme="minorBidi" w:hAnsiTheme="minorBidi" w:cs="Cordia New"/>
          <w:color w:val="00B050"/>
          <w:sz w:val="28"/>
          <w:cs/>
        </w:rPr>
        <w:t xml:space="preserve">และ </w:t>
      </w:r>
      <w:r>
        <w:rPr>
          <w:rFonts w:asciiTheme="minorBidi" w:hAnsiTheme="minorBidi"/>
          <w:color w:val="00B050"/>
          <w:sz w:val="28"/>
        </w:rPr>
        <w:t>F</w:t>
      </w:r>
      <w:r>
        <w:rPr>
          <w:rFonts w:asciiTheme="minorBidi" w:hAnsiTheme="minorBidi" w:cs="Cordia New"/>
          <w:color w:val="00B050"/>
          <w:sz w:val="28"/>
          <w:cs/>
        </w:rPr>
        <w:t>1-</w:t>
      </w:r>
      <w:r>
        <w:rPr>
          <w:rFonts w:asciiTheme="minorBidi" w:hAnsiTheme="minorBidi"/>
          <w:color w:val="00B050"/>
          <w:sz w:val="28"/>
        </w:rPr>
        <w:t xml:space="preserve">score </w:t>
      </w:r>
      <w:r>
        <w:rPr>
          <w:rFonts w:asciiTheme="minorBidi" w:hAnsiTheme="minorBidi" w:cs="Cordia New"/>
          <w:color w:val="00B050"/>
          <w:sz w:val="28"/>
          <w:cs/>
        </w:rPr>
        <w:t xml:space="preserve">ของแต่ละคลาส รายงานเป็น </w:t>
      </w:r>
      <w:r>
        <w:rPr>
          <w:rFonts w:asciiTheme="minorBidi" w:hAnsiTheme="minorBidi"/>
          <w:color w:val="00B050"/>
          <w:sz w:val="28"/>
        </w:rPr>
        <w:t xml:space="preserve">mean ± SD </w:t>
      </w:r>
      <w:r>
        <w:rPr>
          <w:rFonts w:asciiTheme="minorBidi" w:hAnsiTheme="minorBidi" w:cs="Cordia New"/>
          <w:color w:val="00B050"/>
          <w:sz w:val="28"/>
          <w:cs/>
        </w:rPr>
        <w:t>จาก 10</w:t>
      </w:r>
      <w:r>
        <w:rPr>
          <w:rFonts w:asciiTheme="minorBidi" w:hAnsiTheme="minorBidi"/>
          <w:color w:val="00B050"/>
          <w:sz w:val="28"/>
        </w:rPr>
        <w:t xml:space="preserve"> seed</w:t>
      </w:r>
    </w:p>
    <w:p w14:paraId="56279364" w14:textId="560DFCA1" w:rsidR="000B6044" w:rsidRPr="00407380" w:rsidRDefault="000B6044" w:rsidP="00F73292">
      <w:pPr>
        <w:pStyle w:val="ListParagraph"/>
        <w:numPr>
          <w:ilvl w:val="0"/>
          <w:numId w:val="8"/>
        </w:numPr>
        <w:rPr>
          <w:rFonts w:asciiTheme="minorBidi" w:hAnsiTheme="minorBidi"/>
          <w:color w:val="00B050"/>
          <w:sz w:val="28"/>
        </w:rPr>
      </w:pPr>
      <w:r>
        <w:rPr>
          <w:rFonts w:asciiTheme="minorBidi" w:hAnsiTheme="minorBidi"/>
          <w:color w:val="00B050"/>
          <w:sz w:val="28"/>
          <w:cs/>
        </w:rPr>
        <w:t xml:space="preserve">การทดสอบนัยสำคัญทางสถิติ: เปรียบเทียบ </w:t>
      </w:r>
      <w:r>
        <w:rPr>
          <w:rFonts w:asciiTheme="minorBidi" w:hAnsiTheme="minorBidi"/>
          <w:color w:val="00B050"/>
          <w:sz w:val="28"/>
        </w:rPr>
        <w:t xml:space="preserve">macro-F1 </w:t>
      </w:r>
      <w:r>
        <w:rPr>
          <w:rFonts w:asciiTheme="minorBidi" w:hAnsiTheme="minorBidi"/>
          <w:color w:val="00B050"/>
          <w:sz w:val="28"/>
          <w:cs/>
        </w:rPr>
        <w:t xml:space="preserve">บน </w:t>
      </w:r>
      <w:r>
        <w:rPr>
          <w:rFonts w:asciiTheme="minorBidi" w:hAnsiTheme="minorBidi"/>
          <w:color w:val="00B050"/>
          <w:sz w:val="28"/>
        </w:rPr>
        <w:t xml:space="preserve">test set </w:t>
      </w:r>
      <w:r>
        <w:rPr>
          <w:rFonts w:asciiTheme="minorBidi" w:hAnsiTheme="minorBidi"/>
          <w:color w:val="00B050"/>
          <w:sz w:val="28"/>
          <w:cs/>
        </w:rPr>
        <w:t xml:space="preserve">ของ </w:t>
      </w:r>
      <w:r>
        <w:rPr>
          <w:rFonts w:asciiTheme="minorBidi" w:hAnsiTheme="minorBidi"/>
          <w:color w:val="00B050"/>
          <w:sz w:val="28"/>
        </w:rPr>
        <w:t xml:space="preserve">10 seed </w:t>
      </w:r>
      <w:r>
        <w:rPr>
          <w:rFonts w:asciiTheme="minorBidi" w:hAnsiTheme="minorBidi"/>
          <w:color w:val="00B050"/>
          <w:sz w:val="28"/>
          <w:cs/>
        </w:rPr>
        <w:t xml:space="preserve">ระหว่าง </w:t>
      </w:r>
      <w:r>
        <w:rPr>
          <w:rFonts w:asciiTheme="minorBidi" w:hAnsiTheme="minorBidi"/>
          <w:color w:val="00B050"/>
          <w:sz w:val="28"/>
        </w:rPr>
        <w:t xml:space="preserve">Freeze all </w:t>
      </w:r>
      <w:r>
        <w:rPr>
          <w:rFonts w:asciiTheme="minorBidi" w:hAnsiTheme="minorBidi"/>
          <w:color w:val="00B050"/>
          <w:sz w:val="28"/>
          <w:cs/>
        </w:rPr>
        <w:t xml:space="preserve">กับ </w:t>
      </w:r>
      <w:r>
        <w:rPr>
          <w:rFonts w:asciiTheme="minorBidi" w:hAnsiTheme="minorBidi"/>
          <w:color w:val="00B050"/>
          <w:sz w:val="28"/>
        </w:rPr>
        <w:t xml:space="preserve">Selective Unfreeze </w:t>
      </w:r>
      <w:r>
        <w:rPr>
          <w:rFonts w:asciiTheme="minorBidi" w:hAnsiTheme="minorBidi"/>
          <w:color w:val="00B050"/>
          <w:sz w:val="28"/>
          <w:cs/>
        </w:rPr>
        <w:t xml:space="preserve">ในแต่ละ </w:t>
      </w:r>
      <w:r>
        <w:rPr>
          <w:rFonts w:asciiTheme="minorBidi" w:hAnsiTheme="minorBidi"/>
          <w:color w:val="00B050"/>
          <w:sz w:val="28"/>
        </w:rPr>
        <w:t xml:space="preserve">backbone </w:t>
      </w:r>
      <w:r>
        <w:rPr>
          <w:rFonts w:asciiTheme="minorBidi" w:hAnsiTheme="minorBidi"/>
          <w:color w:val="00B050"/>
          <w:sz w:val="28"/>
          <w:cs/>
        </w:rPr>
        <w:t xml:space="preserve">ด้วย </w:t>
      </w:r>
      <w:r>
        <w:rPr>
          <w:rFonts w:asciiTheme="minorBidi" w:hAnsiTheme="minorBidi"/>
          <w:color w:val="00B050"/>
          <w:sz w:val="28"/>
        </w:rPr>
        <w:t>Welch’s t-test (</w:t>
      </w:r>
      <w:r>
        <w:rPr>
          <w:rFonts w:asciiTheme="minorBidi" w:hAnsiTheme="minorBidi"/>
          <w:color w:val="00B050"/>
          <w:sz w:val="28"/>
          <w:cs/>
        </w:rPr>
        <w:t xml:space="preserve">ปรับ </w:t>
      </w:r>
      <w:r>
        <w:rPr>
          <w:rFonts w:asciiTheme="minorBidi" w:hAnsiTheme="minorBidi"/>
          <w:color w:val="00B050"/>
          <w:sz w:val="28"/>
        </w:rPr>
        <w:t xml:space="preserve">p-value </w:t>
      </w:r>
      <w:r>
        <w:rPr>
          <w:rFonts w:asciiTheme="minorBidi" w:hAnsiTheme="minorBidi"/>
          <w:color w:val="00B050"/>
          <w:sz w:val="28"/>
          <w:cs/>
        </w:rPr>
        <w:t xml:space="preserve">ด้วย </w:t>
      </w:r>
      <w:r>
        <w:rPr>
          <w:rFonts w:asciiTheme="minorBidi" w:hAnsiTheme="minorBidi"/>
          <w:color w:val="00B050"/>
          <w:sz w:val="28"/>
        </w:rPr>
        <w:t xml:space="preserve">Holm) </w:t>
      </w:r>
      <w:r>
        <w:rPr>
          <w:rFonts w:asciiTheme="minorBidi" w:hAnsiTheme="minorBidi"/>
          <w:color w:val="00B050"/>
          <w:sz w:val="28"/>
          <w:cs/>
        </w:rPr>
        <w:t xml:space="preserve">และเปรียบเทียบระหว่าง </w:t>
      </w:r>
      <w:r>
        <w:rPr>
          <w:rFonts w:asciiTheme="minorBidi" w:hAnsiTheme="minorBidi"/>
          <w:color w:val="00B050"/>
          <w:sz w:val="28"/>
        </w:rPr>
        <w:t xml:space="preserve">backbone </w:t>
      </w:r>
      <w:r>
        <w:rPr>
          <w:rFonts w:asciiTheme="minorBidi" w:hAnsiTheme="minorBidi"/>
          <w:color w:val="00B050"/>
          <w:sz w:val="28"/>
          <w:cs/>
        </w:rPr>
        <w:t xml:space="preserve">ด้วย </w:t>
      </w:r>
      <w:r>
        <w:rPr>
          <w:rFonts w:asciiTheme="minorBidi" w:hAnsiTheme="minorBidi"/>
          <w:color w:val="00B050"/>
          <w:sz w:val="28"/>
        </w:rPr>
        <w:t xml:space="preserve">Welch’s ANOVA </w:t>
      </w:r>
      <w:r>
        <w:rPr>
          <w:rFonts w:asciiTheme="minorBidi" w:hAnsiTheme="minorBidi"/>
          <w:color w:val="00B050"/>
          <w:sz w:val="28"/>
          <w:cs/>
        </w:rPr>
        <w:t xml:space="preserve">ตามด้วย </w:t>
      </w:r>
      <w:r>
        <w:rPr>
          <w:rFonts w:asciiTheme="minorBidi" w:hAnsiTheme="minorBidi"/>
          <w:color w:val="00B050"/>
          <w:sz w:val="28"/>
        </w:rPr>
        <w:t>Games–Howell</w:t>
      </w:r>
    </w:p>
    <w:p w14:paraId="474E4C9A" w14:textId="77777777" w:rsidR="00390C20" w:rsidRPr="0066474B" w:rsidRDefault="00F73292" w:rsidP="00073480">
      <w:pPr>
        <w:pStyle w:val="ListParagraph"/>
        <w:numPr>
          <w:ilvl w:val="0"/>
          <w:numId w:val="8"/>
        </w:numPr>
        <w:rPr>
          <w:rFonts w:asciiTheme="minorBidi" w:hAnsiTheme="minorBidi"/>
          <w:color w:val="00B050"/>
          <w:sz w:val="28"/>
        </w:rPr>
      </w:pPr>
      <w:r>
        <w:rPr>
          <w:rFonts w:asciiTheme="minorBidi" w:hAnsiTheme="minorBidi"/>
          <w:b/>
          <w:bCs/>
          <w:color w:val="00B050"/>
          <w:sz w:val="28"/>
        </w:rPr>
        <w:t>Error Analysis</w:t>
      </w:r>
      <w:r>
        <w:rPr>
          <w:rFonts w:asciiTheme="minorBidi" w:hAnsiTheme="minorBidi"/>
          <w:color w:val="00B050"/>
          <w:sz w:val="28"/>
        </w:rPr>
        <w:t xml:space="preserve">: Confusion Matrix </w:t>
      </w:r>
      <w:r>
        <w:rPr>
          <w:rFonts w:asciiTheme="minorBidi" w:hAnsiTheme="minorBidi" w:cs="Cordia New"/>
          <w:color w:val="00B050"/>
          <w:sz w:val="28"/>
          <w:cs/>
        </w:rPr>
        <w:t xml:space="preserve">และ </w:t>
      </w:r>
      <w:proofErr w:type="spellStart"/>
      <w:r>
        <w:rPr>
          <w:rFonts w:asciiTheme="minorBidi" w:hAnsiTheme="minorBidi"/>
          <w:color w:val="00B050"/>
          <w:sz w:val="28"/>
        </w:rPr>
        <w:t>GradCAM</w:t>
      </w:r>
      <w:proofErr w:type="spellEnd"/>
      <w:r>
        <w:rPr>
          <w:rFonts w:asciiTheme="minorBidi" w:hAnsiTheme="minorBidi"/>
          <w:color w:val="00B050"/>
          <w:sz w:val="28"/>
        </w:rPr>
        <w:t xml:space="preserve"> </w:t>
      </w:r>
      <w:r>
        <w:rPr>
          <w:rFonts w:asciiTheme="minorBidi" w:hAnsiTheme="minorBidi" w:cs="Cordia New"/>
          <w:color w:val="00B050"/>
          <w:sz w:val="28"/>
          <w:cs/>
        </w:rPr>
        <w:t xml:space="preserve">ของ </w:t>
      </w:r>
      <w:r>
        <w:rPr>
          <w:rFonts w:asciiTheme="minorBidi" w:hAnsiTheme="minorBidi"/>
          <w:color w:val="00B050"/>
          <w:sz w:val="28"/>
        </w:rPr>
        <w:t xml:space="preserve">median seed </w:t>
      </w:r>
      <w:r>
        <w:rPr>
          <w:rFonts w:asciiTheme="minorBidi" w:hAnsiTheme="minorBidi" w:cs="Cordia New"/>
          <w:color w:val="00B050"/>
          <w:sz w:val="28"/>
          <w:cs/>
        </w:rPr>
        <w:t xml:space="preserve">เดียวกับ </w:t>
      </w:r>
      <w:r>
        <w:rPr>
          <w:rFonts w:asciiTheme="minorBidi" w:hAnsiTheme="minorBidi"/>
          <w:color w:val="00B050"/>
          <w:sz w:val="28"/>
        </w:rPr>
        <w:t>Learning Curve</w:t>
      </w:r>
    </w:p>
    <w:p w14:paraId="21DD91A7" w14:textId="77777777" w:rsidR="007C4286" w:rsidRDefault="00925B18" w:rsidP="007C4286">
      <w:pPr>
        <w:pStyle w:val="Heading2"/>
        <w:rPr>
          <w:rFonts w:asciiTheme="minorBidi" w:hAnsiTheme="minorBidi" w:cstheme="minorBidi"/>
          <w:b/>
          <w:bCs/>
          <w:sz w:val="36"/>
          <w:szCs w:val="44"/>
        </w:rPr>
      </w:pPr>
      <w:r>
        <w:rPr>
          <w:rFonts w:asciiTheme="minorBidi" w:hAnsiTheme="minorBidi" w:cstheme="minorBidi"/>
          <w:b/>
          <w:bCs/>
          <w:sz w:val="36"/>
          <w:szCs w:val="44"/>
        </w:rPr>
        <w:t xml:space="preserve">6.Experimental results </w:t>
      </w:r>
    </w:p>
    <w:p w14:paraId="4C29881D" w14:textId="73ADFD37" w:rsidR="00F1251A" w:rsidRPr="00F254FC" w:rsidRDefault="00F1251A" w:rsidP="00F1251A">
      <w:pPr>
        <w:pStyle w:val="ListParagraph"/>
        <w:numPr>
          <w:ilvl w:val="0"/>
          <w:numId w:val="8"/>
        </w:numPr>
        <w:rPr>
          <w:rFonts w:asciiTheme="minorBidi" w:hAnsiTheme="minorBidi"/>
          <w:color w:val="00B050"/>
          <w:sz w:val="28"/>
        </w:rPr>
      </w:pPr>
      <w:r>
        <w:rPr>
          <w:rFonts w:asciiTheme="minorBidi" w:hAnsiTheme="minorBidi"/>
          <w:b/>
          <w:bCs/>
          <w:color w:val="00B050"/>
          <w:sz w:val="28"/>
        </w:rPr>
        <w:t>Learning Curves</w:t>
      </w:r>
      <w:r>
        <w:rPr>
          <w:rFonts w:asciiTheme="minorBidi" w:hAnsiTheme="minorBidi"/>
          <w:color w:val="00B050"/>
          <w:sz w:val="28"/>
        </w:rPr>
        <w:t xml:space="preserve">: </w:t>
      </w:r>
      <w:r>
        <w:rPr>
          <w:rFonts w:asciiTheme="minorBidi" w:hAnsiTheme="minorBidi"/>
          <w:color w:val="00B050"/>
          <w:sz w:val="28"/>
          <w:cs/>
        </w:rPr>
        <w:t xml:space="preserve">แสดง </w:t>
      </w:r>
      <w:r>
        <w:rPr>
          <w:rFonts w:asciiTheme="minorBidi" w:hAnsiTheme="minorBidi"/>
          <w:color w:val="00B050"/>
          <w:sz w:val="28"/>
        </w:rPr>
        <w:t xml:space="preserve">accuracy </w:t>
      </w:r>
      <w:r>
        <w:rPr>
          <w:rFonts w:asciiTheme="minorBidi" w:hAnsiTheme="minorBidi"/>
          <w:color w:val="00B050"/>
          <w:sz w:val="28"/>
          <w:cs/>
        </w:rPr>
        <w:t xml:space="preserve">และ </w:t>
      </w:r>
      <w:r>
        <w:rPr>
          <w:rFonts w:asciiTheme="minorBidi" w:hAnsiTheme="minorBidi"/>
          <w:color w:val="00B050"/>
          <w:sz w:val="28"/>
        </w:rPr>
        <w:t xml:space="preserve">loss </w:t>
      </w:r>
      <w:r>
        <w:rPr>
          <w:rFonts w:asciiTheme="minorBidi" w:hAnsiTheme="minorBidi"/>
          <w:color w:val="00B050"/>
          <w:sz w:val="28"/>
          <w:cs/>
        </w:rPr>
        <w:t xml:space="preserve">ของ </w:t>
      </w:r>
      <w:r>
        <w:rPr>
          <w:rFonts w:asciiTheme="minorBidi" w:hAnsiTheme="minorBidi"/>
          <w:color w:val="00B050"/>
          <w:sz w:val="28"/>
        </w:rPr>
        <w:t xml:space="preserve">train </w:t>
      </w:r>
      <w:r>
        <w:rPr>
          <w:rFonts w:asciiTheme="minorBidi" w:hAnsiTheme="minorBidi"/>
          <w:color w:val="00B050"/>
          <w:sz w:val="28"/>
          <w:cs/>
        </w:rPr>
        <w:t xml:space="preserve">เทียบ </w:t>
      </w:r>
      <w:r>
        <w:rPr>
          <w:rFonts w:asciiTheme="minorBidi" w:hAnsiTheme="minorBidi"/>
          <w:color w:val="00B050"/>
          <w:sz w:val="28"/>
        </w:rPr>
        <w:t xml:space="preserve">validation </w:t>
      </w:r>
      <w:r>
        <w:rPr>
          <w:rFonts w:asciiTheme="minorBidi" w:hAnsiTheme="minorBidi"/>
          <w:color w:val="00B050"/>
          <w:sz w:val="28"/>
          <w:cs/>
        </w:rPr>
        <w:t xml:space="preserve">ของ </w:t>
      </w:r>
      <w:r>
        <w:rPr>
          <w:rFonts w:asciiTheme="minorBidi" w:hAnsiTheme="minorBidi"/>
          <w:color w:val="00B050"/>
          <w:sz w:val="28"/>
        </w:rPr>
        <w:t xml:space="preserve">median seed </w:t>
      </w:r>
      <w:r>
        <w:rPr>
          <w:rFonts w:asciiTheme="minorBidi" w:hAnsiTheme="minorBidi"/>
          <w:color w:val="00B050"/>
          <w:sz w:val="28"/>
          <w:cs/>
        </w:rPr>
        <w:t xml:space="preserve">แต่ละ </w:t>
      </w:r>
      <w:r>
        <w:rPr>
          <w:rFonts w:asciiTheme="minorBidi" w:hAnsiTheme="minorBidi"/>
          <w:color w:val="00B050"/>
          <w:sz w:val="28"/>
        </w:rPr>
        <w:t xml:space="preserve">backbone </w:t>
      </w:r>
      <w:r>
        <w:rPr>
          <w:rFonts w:asciiTheme="minorBidi" w:hAnsiTheme="minorBidi"/>
          <w:color w:val="00B050"/>
          <w:sz w:val="28"/>
          <w:cs/>
        </w:rPr>
        <w:t xml:space="preserve">ถึง </w:t>
      </w:r>
      <w:r>
        <w:rPr>
          <w:rFonts w:asciiTheme="minorBidi" w:hAnsiTheme="minorBidi"/>
          <w:color w:val="00B050"/>
          <w:sz w:val="28"/>
        </w:rPr>
        <w:t xml:space="preserve">epoch </w:t>
      </w:r>
      <w:r>
        <w:rPr>
          <w:rFonts w:asciiTheme="minorBidi" w:hAnsiTheme="minorBidi"/>
          <w:color w:val="00B050"/>
          <w:sz w:val="28"/>
          <w:cs/>
        </w:rPr>
        <w:t xml:space="preserve">ที่ </w:t>
      </w:r>
      <w:r>
        <w:rPr>
          <w:rFonts w:asciiTheme="minorBidi" w:hAnsiTheme="minorBidi"/>
          <w:color w:val="00B050"/>
          <w:sz w:val="28"/>
        </w:rPr>
        <w:t xml:space="preserve">validation loss </w:t>
      </w:r>
      <w:r>
        <w:rPr>
          <w:rFonts w:asciiTheme="minorBidi" w:hAnsiTheme="minorBidi"/>
          <w:color w:val="00B050"/>
          <w:sz w:val="28"/>
          <w:cs/>
        </w:rPr>
        <w:t>ต่ำสุด</w:t>
      </w:r>
    </w:p>
    <w:p w14:paraId="70578F35" w14:textId="77777777" w:rsidR="00390C20" w:rsidRPr="00F254FC" w:rsidRDefault="00390C20" w:rsidP="00390C20">
      <w:pPr>
        <w:pStyle w:val="ListParagraph"/>
        <w:numPr>
          <w:ilvl w:val="1"/>
          <w:numId w:val="8"/>
        </w:numPr>
        <w:rPr>
          <w:rFonts w:asciiTheme="minorBidi" w:hAnsiTheme="minorBidi"/>
          <w:color w:val="00B050"/>
          <w:sz w:val="28"/>
        </w:rPr>
      </w:pPr>
      <w:r>
        <w:rPr>
          <w:rFonts w:asciiTheme="minorBidi" w:hAnsiTheme="minorBidi" w:cs="Cordia New"/>
          <w:color w:val="00B050"/>
          <w:sz w:val="28"/>
          <w:cs/>
        </w:rPr>
        <w:t>ช่วงต้นการเทรน (ทั้ง 4</w:t>
      </w:r>
      <w:r>
        <w:rPr>
          <w:rFonts w:asciiTheme="minorBidi" w:hAnsiTheme="minorBidi"/>
          <w:color w:val="00B050"/>
          <w:sz w:val="28"/>
        </w:rPr>
        <w:t xml:space="preserve"> backbone): </w:t>
      </w:r>
      <w:r>
        <w:rPr>
          <w:rFonts w:asciiTheme="minorBidi" w:hAnsiTheme="minorBidi" w:cs="Cordia New"/>
          <w:color w:val="00B050"/>
          <w:sz w:val="28"/>
          <w:cs/>
        </w:rPr>
        <w:t>ใน 2–3</w:t>
      </w:r>
      <w:r>
        <w:rPr>
          <w:rFonts w:asciiTheme="minorBidi" w:hAnsiTheme="minorBidi"/>
          <w:color w:val="00B050"/>
          <w:sz w:val="28"/>
        </w:rPr>
        <w:t xml:space="preserve"> epoch </w:t>
      </w:r>
      <w:r>
        <w:rPr>
          <w:rFonts w:asciiTheme="minorBidi" w:hAnsiTheme="minorBidi" w:cs="Cordia New"/>
          <w:color w:val="00B050"/>
          <w:sz w:val="28"/>
          <w:cs/>
        </w:rPr>
        <w:t xml:space="preserve">แรก </w:t>
      </w:r>
      <w:r>
        <w:rPr>
          <w:rFonts w:asciiTheme="minorBidi" w:hAnsiTheme="minorBidi"/>
          <w:color w:val="00B050"/>
          <w:sz w:val="28"/>
        </w:rPr>
        <w:t xml:space="preserve">train loss </w:t>
      </w:r>
      <w:r>
        <w:rPr>
          <w:rFonts w:asciiTheme="minorBidi" w:hAnsiTheme="minorBidi" w:cs="Cordia New"/>
          <w:color w:val="00B050"/>
          <w:sz w:val="28"/>
          <w:cs/>
        </w:rPr>
        <w:t xml:space="preserve">ลดลงอย่างรวดเร็วจากราว 0.6–0.9 และ </w:t>
      </w:r>
      <w:proofErr w:type="spellStart"/>
      <w:r>
        <w:rPr>
          <w:rFonts w:asciiTheme="minorBidi" w:hAnsiTheme="minorBidi"/>
          <w:color w:val="00B050"/>
          <w:sz w:val="28"/>
        </w:rPr>
        <w:t>val</w:t>
      </w:r>
      <w:proofErr w:type="spellEnd"/>
      <w:r>
        <w:rPr>
          <w:rFonts w:asciiTheme="minorBidi" w:hAnsiTheme="minorBidi"/>
          <w:color w:val="00B050"/>
          <w:sz w:val="28"/>
        </w:rPr>
        <w:t xml:space="preserve"> loss </w:t>
      </w:r>
      <w:r>
        <w:rPr>
          <w:rFonts w:asciiTheme="minorBidi" w:hAnsiTheme="minorBidi" w:cs="Cordia New"/>
          <w:color w:val="00B050"/>
          <w:sz w:val="28"/>
          <w:cs/>
        </w:rPr>
        <w:t xml:space="preserve">ลดตามจากราว 0.5–0.7 ก่อนจะค่อยๆ คงที่ ส่วน </w:t>
      </w:r>
      <w:r>
        <w:rPr>
          <w:rFonts w:asciiTheme="minorBidi" w:hAnsiTheme="minorBidi"/>
          <w:color w:val="00B050"/>
          <w:sz w:val="28"/>
        </w:rPr>
        <w:t xml:space="preserve">accuracy </w:t>
      </w:r>
      <w:r>
        <w:rPr>
          <w:rFonts w:asciiTheme="minorBidi" w:hAnsiTheme="minorBidi" w:cs="Cordia New"/>
          <w:color w:val="00B050"/>
          <w:sz w:val="28"/>
          <w:cs/>
        </w:rPr>
        <w:t>ของทั้งสองชุดเพิ่มขึ้นอย่างรวดเร็วในช่วงเดียวกัน</w:t>
      </w:r>
    </w:p>
    <w:p w14:paraId="6A1DD9D0" w14:textId="28B9465D" w:rsidR="00390C20" w:rsidRPr="00F254FC" w:rsidRDefault="00390C20" w:rsidP="00390C20">
      <w:pPr>
        <w:pStyle w:val="ListParagraph"/>
        <w:numPr>
          <w:ilvl w:val="1"/>
          <w:numId w:val="8"/>
        </w:numPr>
        <w:rPr>
          <w:rFonts w:asciiTheme="minorBidi" w:hAnsiTheme="minorBidi"/>
          <w:color w:val="00B050"/>
          <w:sz w:val="28"/>
        </w:rPr>
      </w:pPr>
      <w:r>
        <w:rPr>
          <w:rFonts w:asciiTheme="minorBidi" w:hAnsiTheme="minorBidi"/>
          <w:color w:val="00B050"/>
          <w:sz w:val="28"/>
        </w:rPr>
        <w:lastRenderedPageBreak/>
        <w:t xml:space="preserve">Freeze all: train accuracy </w:t>
      </w:r>
      <w:r>
        <w:rPr>
          <w:rFonts w:asciiTheme="minorBidi" w:hAnsiTheme="minorBidi" w:cs="Cordia New"/>
          <w:color w:val="00B050"/>
          <w:sz w:val="28"/>
          <w:cs/>
        </w:rPr>
        <w:t>เข้าใกล้ 0.99</w:t>
      </w:r>
      <w:r>
        <w:rPr>
          <w:rFonts w:asciiTheme="minorBidi" w:hAnsiTheme="minorBidi"/>
          <w:color w:val="00B050"/>
          <w:sz w:val="28"/>
        </w:rPr>
        <w:t xml:space="preserve"> </w:t>
      </w:r>
      <w:r>
        <w:rPr>
          <w:rFonts w:asciiTheme="minorBidi" w:hAnsiTheme="minorBidi" w:cs="Cordia New"/>
          <w:color w:val="00B050"/>
          <w:sz w:val="28"/>
          <w:cs/>
        </w:rPr>
        <w:t xml:space="preserve">แต่ </w:t>
      </w:r>
      <w:proofErr w:type="spellStart"/>
      <w:r>
        <w:rPr>
          <w:rFonts w:asciiTheme="minorBidi" w:hAnsiTheme="minorBidi"/>
          <w:color w:val="00B050"/>
          <w:sz w:val="28"/>
        </w:rPr>
        <w:t>val</w:t>
      </w:r>
      <w:proofErr w:type="spellEnd"/>
      <w:r>
        <w:rPr>
          <w:rFonts w:asciiTheme="minorBidi" w:hAnsiTheme="minorBidi"/>
          <w:color w:val="00B050"/>
          <w:sz w:val="28"/>
        </w:rPr>
        <w:t xml:space="preserve"> accuracy </w:t>
      </w:r>
      <w:r>
        <w:rPr>
          <w:rFonts w:asciiTheme="minorBidi" w:hAnsiTheme="minorBidi" w:cs="Cordia New"/>
          <w:color w:val="00B050"/>
          <w:sz w:val="28"/>
          <w:cs/>
        </w:rPr>
        <w:t xml:space="preserve">อยู่ที่ราว 0.95–0.96 และ </w:t>
      </w:r>
      <w:proofErr w:type="spellStart"/>
      <w:r>
        <w:rPr>
          <w:rFonts w:asciiTheme="minorBidi" w:hAnsiTheme="minorBidi"/>
          <w:color w:val="00B050"/>
          <w:sz w:val="28"/>
        </w:rPr>
        <w:t>val</w:t>
      </w:r>
      <w:proofErr w:type="spellEnd"/>
      <w:r>
        <w:rPr>
          <w:rFonts w:asciiTheme="minorBidi" w:hAnsiTheme="minorBidi"/>
          <w:color w:val="00B050"/>
          <w:sz w:val="28"/>
        </w:rPr>
        <w:t xml:space="preserve"> loss </w:t>
      </w:r>
      <w:r>
        <w:rPr>
          <w:rFonts w:asciiTheme="minorBidi" w:hAnsiTheme="minorBidi" w:cs="Cordia New" w:hint="cs"/>
          <w:color w:val="00B050"/>
          <w:sz w:val="28"/>
          <w:cs/>
        </w:rPr>
        <w:t>เริ่มคงที่</w:t>
      </w:r>
      <w:r w:rsidR="005D7B6B">
        <w:rPr>
          <w:rFonts w:asciiTheme="minorBidi" w:hAnsiTheme="minorBidi" w:cs="Cordia New"/>
          <w:color w:val="00B050"/>
          <w:sz w:val="28"/>
        </w:rPr>
        <w:t xml:space="preserve"> </w:t>
      </w:r>
      <w:proofErr w:type="spellStart"/>
      <w:r>
        <w:rPr>
          <w:rFonts w:asciiTheme="minorBidi" w:hAnsiTheme="minorBidi" w:cs="Cordia New" w:hint="cs"/>
          <w:color w:val="00B050"/>
          <w:sz w:val="28"/>
        </w:rPr>
        <w:t>ประมาณ</w:t>
      </w:r>
      <w:proofErr w:type="spellEnd"/>
      <w:r>
        <w:rPr>
          <w:rFonts w:asciiTheme="minorBidi" w:hAnsiTheme="minorBidi" w:cs="Cordia New" w:hint="cs"/>
          <w:color w:val="00B050"/>
          <w:sz w:val="28"/>
        </w:rPr>
        <w:t xml:space="preserve"> </w:t>
      </w:r>
      <w:r w:rsidR="005D7B6B">
        <w:rPr>
          <w:rFonts w:asciiTheme="minorBidi" w:hAnsiTheme="minorBidi" w:cs="Cordia New"/>
          <w:color w:val="00B050"/>
          <w:sz w:val="28"/>
        </w:rPr>
        <w:t>0.5</w:t>
      </w:r>
      <w:r>
        <w:rPr>
          <w:rFonts w:asciiTheme="minorBidi" w:hAnsiTheme="minorBidi" w:cs="Cordia New"/>
          <w:color w:val="00B050"/>
          <w:sz w:val="28"/>
          <w:cs/>
        </w:rPr>
        <w:t xml:space="preserve"> แสดงว่ามี </w:t>
      </w:r>
      <w:r>
        <w:rPr>
          <w:rFonts w:asciiTheme="minorBidi" w:hAnsiTheme="minorBidi"/>
          <w:color w:val="00B050"/>
          <w:sz w:val="28"/>
        </w:rPr>
        <w:t xml:space="preserve">overfit </w:t>
      </w:r>
      <w:r>
        <w:rPr>
          <w:rFonts w:asciiTheme="minorBidi" w:hAnsiTheme="minorBidi" w:cs="Cordia New"/>
          <w:color w:val="00B050"/>
          <w:sz w:val="28"/>
          <w:cs/>
        </w:rPr>
        <w:t xml:space="preserve">เล็กน้อย เพราะ </w:t>
      </w:r>
      <w:r>
        <w:rPr>
          <w:rFonts w:asciiTheme="minorBidi" w:hAnsiTheme="minorBidi"/>
          <w:color w:val="00B050"/>
          <w:sz w:val="28"/>
        </w:rPr>
        <w:t xml:space="preserve">classifier head </w:t>
      </w:r>
      <w:r>
        <w:rPr>
          <w:rFonts w:asciiTheme="minorBidi" w:hAnsiTheme="minorBidi" w:cs="Cordia New"/>
          <w:color w:val="00B050"/>
          <w:sz w:val="28"/>
          <w:cs/>
        </w:rPr>
        <w:t xml:space="preserve">เรียนรู้ชุด </w:t>
      </w:r>
      <w:r>
        <w:rPr>
          <w:rFonts w:asciiTheme="minorBidi" w:hAnsiTheme="minorBidi"/>
          <w:color w:val="00B050"/>
          <w:sz w:val="28"/>
        </w:rPr>
        <w:t xml:space="preserve">train </w:t>
      </w:r>
      <w:r>
        <w:rPr>
          <w:rFonts w:asciiTheme="minorBidi" w:hAnsiTheme="minorBidi" w:cs="Cordia New"/>
          <w:color w:val="00B050"/>
          <w:sz w:val="28"/>
          <w:cs/>
        </w:rPr>
        <w:t xml:space="preserve">ได้ดีกว่าที่ใช้กับ </w:t>
      </w:r>
      <w:r>
        <w:rPr>
          <w:rFonts w:asciiTheme="minorBidi" w:hAnsiTheme="minorBidi"/>
          <w:color w:val="00B050"/>
          <w:sz w:val="28"/>
        </w:rPr>
        <w:t xml:space="preserve">validation </w:t>
      </w:r>
      <w:r>
        <w:rPr>
          <w:rFonts w:asciiTheme="minorBidi" w:hAnsiTheme="minorBidi" w:cs="Cordia New"/>
          <w:color w:val="00B050"/>
          <w:sz w:val="28"/>
          <w:cs/>
        </w:rPr>
        <w:t xml:space="preserve">เมื่อ </w:t>
      </w:r>
      <w:r>
        <w:rPr>
          <w:rFonts w:asciiTheme="minorBidi" w:hAnsiTheme="minorBidi"/>
          <w:color w:val="00B050"/>
          <w:sz w:val="28"/>
        </w:rPr>
        <w:t xml:space="preserve">backbone </w:t>
      </w:r>
      <w:r>
        <w:rPr>
          <w:rFonts w:asciiTheme="minorBidi" w:hAnsiTheme="minorBidi" w:cs="Cordia New"/>
          <w:color w:val="00B050"/>
          <w:sz w:val="28"/>
          <w:cs/>
        </w:rPr>
        <w:t>ถูกตรึง</w:t>
      </w:r>
    </w:p>
    <w:p w14:paraId="163A009E" w14:textId="77777777" w:rsidR="00390C20" w:rsidRPr="00F254FC" w:rsidRDefault="00390C20" w:rsidP="00B94B84">
      <w:pPr>
        <w:pStyle w:val="ListParagraph"/>
        <w:numPr>
          <w:ilvl w:val="1"/>
          <w:numId w:val="8"/>
        </w:numPr>
        <w:rPr>
          <w:rFonts w:asciiTheme="minorBidi" w:hAnsiTheme="minorBidi"/>
          <w:color w:val="00B050"/>
          <w:sz w:val="28"/>
        </w:rPr>
      </w:pPr>
      <w:r>
        <w:rPr>
          <w:rFonts w:asciiTheme="minorBidi" w:hAnsiTheme="minorBidi"/>
          <w:color w:val="00B050"/>
          <w:sz w:val="28"/>
        </w:rPr>
        <w:t xml:space="preserve">Selective Unfreeze: </w:t>
      </w:r>
      <w:r>
        <w:rPr>
          <w:rFonts w:asciiTheme="minorBidi" w:hAnsiTheme="minorBidi" w:cs="Cordia New"/>
          <w:color w:val="00B050"/>
          <w:sz w:val="28"/>
          <w:cs/>
        </w:rPr>
        <w:t xml:space="preserve">เส้น </w:t>
      </w:r>
      <w:r>
        <w:rPr>
          <w:rFonts w:asciiTheme="minorBidi" w:hAnsiTheme="minorBidi"/>
          <w:color w:val="00B050"/>
          <w:sz w:val="28"/>
        </w:rPr>
        <w:t xml:space="preserve">train </w:t>
      </w:r>
      <w:r>
        <w:rPr>
          <w:rFonts w:asciiTheme="minorBidi" w:hAnsiTheme="minorBidi" w:cs="Cordia New"/>
          <w:color w:val="00B050"/>
          <w:sz w:val="28"/>
          <w:cs/>
        </w:rPr>
        <w:t xml:space="preserve">และ </w:t>
      </w:r>
      <w:r>
        <w:rPr>
          <w:rFonts w:asciiTheme="minorBidi" w:hAnsiTheme="minorBidi"/>
          <w:color w:val="00B050"/>
          <w:sz w:val="28"/>
        </w:rPr>
        <w:t xml:space="preserve">validation </w:t>
      </w:r>
      <w:r>
        <w:rPr>
          <w:rFonts w:asciiTheme="minorBidi" w:hAnsiTheme="minorBidi" w:cs="Cordia New"/>
          <w:color w:val="00B050"/>
          <w:sz w:val="28"/>
          <w:cs/>
        </w:rPr>
        <w:t>อยู่ใกล้กัน</w:t>
      </w:r>
      <w:r>
        <w:rPr>
          <w:rFonts w:asciiTheme="minorBidi" w:hAnsiTheme="minorBidi" w:cs="Cordia New" w:hint="cs"/>
          <w:color w:val="00B050"/>
          <w:sz w:val="28"/>
          <w:cs/>
        </w:rPr>
        <w:t>มาก</w:t>
      </w:r>
      <w:r>
        <w:rPr>
          <w:rFonts w:asciiTheme="minorBidi" w:hAnsiTheme="minorBidi" w:cs="Cordia New"/>
          <w:color w:val="00B050"/>
          <w:sz w:val="28"/>
          <w:cs/>
        </w:rPr>
        <w:t xml:space="preserve"> </w:t>
      </w:r>
      <w:proofErr w:type="spellStart"/>
      <w:r>
        <w:rPr>
          <w:rFonts w:asciiTheme="minorBidi" w:hAnsiTheme="minorBidi"/>
          <w:color w:val="00B050"/>
          <w:sz w:val="28"/>
        </w:rPr>
        <w:t>val</w:t>
      </w:r>
      <w:proofErr w:type="spellEnd"/>
      <w:r>
        <w:rPr>
          <w:rFonts w:asciiTheme="minorBidi" w:hAnsiTheme="minorBidi"/>
          <w:color w:val="00B050"/>
          <w:sz w:val="28"/>
        </w:rPr>
        <w:t xml:space="preserve"> loss</w:t>
      </w:r>
      <w:r>
        <w:rPr>
          <w:rFonts w:asciiTheme="minorBidi" w:hAnsiTheme="minorBidi" w:hint="cs"/>
          <w:color w:val="00B050"/>
          <w:sz w:val="28"/>
          <w:cs/>
        </w:rPr>
        <w:t xml:space="preserve"> </w:t>
      </w:r>
      <w:r>
        <w:rPr>
          <w:rFonts w:asciiTheme="minorBidi" w:hAnsiTheme="minorBidi" w:cs="Cordia New" w:hint="cs"/>
          <w:color w:val="00B050"/>
          <w:sz w:val="28"/>
          <w:cs/>
        </w:rPr>
        <w:t>เริ่มคงที่ประมาณ</w:t>
      </w:r>
      <w:r>
        <w:rPr>
          <w:rFonts w:asciiTheme="minorBidi" w:hAnsiTheme="minorBidi" w:cs="Cordia New"/>
          <w:color w:val="00B050"/>
          <w:sz w:val="28"/>
          <w:cs/>
        </w:rPr>
        <w:t xml:space="preserve"> 0.4 ไม่พบ </w:t>
      </w:r>
      <w:r>
        <w:rPr>
          <w:rFonts w:asciiTheme="minorBidi" w:hAnsiTheme="minorBidi"/>
          <w:color w:val="00B050"/>
          <w:sz w:val="28"/>
        </w:rPr>
        <w:t xml:space="preserve">overfit </w:t>
      </w:r>
      <w:r>
        <w:rPr>
          <w:rFonts w:asciiTheme="minorBidi" w:hAnsiTheme="minorBidi" w:cs="Cordia New"/>
          <w:color w:val="00B050"/>
          <w:sz w:val="28"/>
          <w:cs/>
        </w:rPr>
        <w:t xml:space="preserve">ชัดเจน แสดงว่าการ </w:t>
      </w:r>
      <w:r>
        <w:rPr>
          <w:rFonts w:asciiTheme="minorBidi" w:hAnsiTheme="minorBidi"/>
          <w:color w:val="00B050"/>
          <w:sz w:val="28"/>
        </w:rPr>
        <w:t xml:space="preserve">fine-tune high-level features </w:t>
      </w:r>
      <w:r>
        <w:rPr>
          <w:rFonts w:asciiTheme="minorBidi" w:hAnsiTheme="minorBidi" w:cs="Cordia New"/>
          <w:color w:val="00B050"/>
          <w:sz w:val="28"/>
          <w:cs/>
        </w:rPr>
        <w:t>ช่วยให้โมเดลปรับเข้ากับโจทย์ได้ดีขึ้น</w:t>
      </w:r>
    </w:p>
    <w:p w14:paraId="4A367122" w14:textId="77777777" w:rsidR="00E2136A" w:rsidRPr="00F254FC" w:rsidRDefault="00E2136A" w:rsidP="00E2136A">
      <w:pPr>
        <w:pStyle w:val="ListParagraph"/>
        <w:numPr>
          <w:ilvl w:val="1"/>
          <w:numId w:val="8"/>
        </w:numPr>
        <w:rPr>
          <w:rFonts w:asciiTheme="minorBidi" w:hAnsiTheme="minorBidi"/>
          <w:color w:val="00B050"/>
          <w:sz w:val="28"/>
        </w:rPr>
      </w:pPr>
      <w:proofErr w:type="spellStart"/>
      <w:r>
        <w:rPr>
          <w:rFonts w:asciiTheme="minorBidi" w:hAnsiTheme="minorBidi"/>
          <w:color w:val="00B050"/>
          <w:sz w:val="28"/>
        </w:rPr>
        <w:t>ResNet</w:t>
      </w:r>
      <w:proofErr w:type="spellEnd"/>
      <w:r>
        <w:rPr>
          <w:rFonts w:asciiTheme="minorBidi" w:hAnsiTheme="minorBidi"/>
          <w:color w:val="00B050"/>
          <w:sz w:val="28"/>
        </w:rPr>
        <w:t>-</w:t>
      </w:r>
      <w:r>
        <w:rPr>
          <w:rFonts w:asciiTheme="minorBidi" w:hAnsiTheme="minorBidi"/>
          <w:color w:val="00B050"/>
          <w:sz w:val="28"/>
          <w:cs/>
        </w:rPr>
        <w:t xml:space="preserve">50: ในแบบ </w:t>
      </w:r>
      <w:r>
        <w:rPr>
          <w:rFonts w:asciiTheme="minorBidi" w:hAnsiTheme="minorBidi"/>
          <w:color w:val="00B050"/>
          <w:sz w:val="28"/>
        </w:rPr>
        <w:t xml:space="preserve">Freeze all Train accuracy </w:t>
      </w:r>
      <w:r>
        <w:rPr>
          <w:rFonts w:asciiTheme="minorBidi" w:hAnsiTheme="minorBidi"/>
          <w:color w:val="00B050"/>
          <w:sz w:val="28"/>
          <w:cs/>
        </w:rPr>
        <w:t>ขึ้นเร็วภายใน 2–3</w:t>
      </w:r>
      <w:r>
        <w:rPr>
          <w:rFonts w:asciiTheme="minorBidi" w:hAnsiTheme="minorBidi"/>
          <w:color w:val="00B050"/>
          <w:sz w:val="28"/>
        </w:rPr>
        <w:t xml:space="preserve"> epoch </w:t>
      </w:r>
      <w:r>
        <w:rPr>
          <w:rFonts w:asciiTheme="minorBidi" w:hAnsiTheme="minorBidi"/>
          <w:color w:val="00B050"/>
          <w:sz w:val="28"/>
          <w:cs/>
        </w:rPr>
        <w:t xml:space="preserve">แล้วค่อยๆ เข้าใกล้ 0.99 ขณะที่ </w:t>
      </w:r>
      <w:r>
        <w:rPr>
          <w:rFonts w:asciiTheme="minorBidi" w:hAnsiTheme="minorBidi"/>
          <w:color w:val="00B050"/>
          <w:sz w:val="28"/>
        </w:rPr>
        <w:t xml:space="preserve">Val accuracy </w:t>
      </w:r>
      <w:r>
        <w:rPr>
          <w:rFonts w:asciiTheme="minorBidi" w:hAnsiTheme="minorBidi"/>
          <w:color w:val="00B050"/>
          <w:sz w:val="28"/>
          <w:cs/>
        </w:rPr>
        <w:t xml:space="preserve">ขึ้นช้ากว่าและอยู่ราว 0.95 แสดงว่า </w:t>
      </w:r>
      <w:r>
        <w:rPr>
          <w:rFonts w:asciiTheme="minorBidi" w:hAnsiTheme="minorBidi"/>
          <w:color w:val="00B050"/>
          <w:sz w:val="28"/>
        </w:rPr>
        <w:t xml:space="preserve">Classifier Head </w:t>
      </w:r>
      <w:r>
        <w:rPr>
          <w:rFonts w:asciiTheme="minorBidi" w:hAnsiTheme="minorBidi"/>
          <w:color w:val="00B050"/>
          <w:sz w:val="28"/>
          <w:cs/>
        </w:rPr>
        <w:t xml:space="preserve">เรียนรู้ชุด </w:t>
      </w:r>
      <w:r>
        <w:rPr>
          <w:rFonts w:asciiTheme="minorBidi" w:hAnsiTheme="minorBidi"/>
          <w:color w:val="00B050"/>
          <w:sz w:val="28"/>
        </w:rPr>
        <w:t xml:space="preserve">Train </w:t>
      </w:r>
      <w:r>
        <w:rPr>
          <w:rFonts w:asciiTheme="minorBidi" w:hAnsiTheme="minorBidi"/>
          <w:color w:val="00B050"/>
          <w:sz w:val="28"/>
          <w:cs/>
        </w:rPr>
        <w:t xml:space="preserve">ได้ดีกว่าที่ใช้กับ </w:t>
      </w:r>
      <w:r>
        <w:rPr>
          <w:rFonts w:asciiTheme="minorBidi" w:hAnsiTheme="minorBidi"/>
          <w:color w:val="00B050"/>
          <w:sz w:val="28"/>
        </w:rPr>
        <w:t xml:space="preserve">Validation </w:t>
      </w:r>
      <w:r>
        <w:rPr>
          <w:rFonts w:asciiTheme="minorBidi" w:hAnsiTheme="minorBidi"/>
          <w:color w:val="00B050"/>
          <w:sz w:val="28"/>
          <w:cs/>
        </w:rPr>
        <w:t xml:space="preserve">เมื่อ </w:t>
      </w:r>
      <w:r>
        <w:rPr>
          <w:rFonts w:asciiTheme="minorBidi" w:hAnsiTheme="minorBidi"/>
          <w:color w:val="00B050"/>
          <w:sz w:val="28"/>
        </w:rPr>
        <w:t xml:space="preserve">Backbone </w:t>
      </w:r>
      <w:r>
        <w:rPr>
          <w:rFonts w:asciiTheme="minorBidi" w:hAnsiTheme="minorBidi"/>
          <w:color w:val="00B050"/>
          <w:sz w:val="28"/>
          <w:cs/>
        </w:rPr>
        <w:t xml:space="preserve">ถูกตรึง เมื่อ </w:t>
      </w:r>
      <w:r>
        <w:rPr>
          <w:rFonts w:asciiTheme="minorBidi" w:hAnsiTheme="minorBidi"/>
          <w:color w:val="00B050"/>
          <w:sz w:val="28"/>
        </w:rPr>
        <w:t>Unfreeze layer</w:t>
      </w:r>
      <w:r>
        <w:rPr>
          <w:rFonts w:asciiTheme="minorBidi" w:hAnsiTheme="minorBidi"/>
          <w:color w:val="00B050"/>
          <w:sz w:val="28"/>
          <w:cs/>
        </w:rPr>
        <w:t>3–4 (</w:t>
      </w:r>
      <w:r>
        <w:rPr>
          <w:rFonts w:asciiTheme="minorBidi" w:hAnsiTheme="minorBidi"/>
          <w:color w:val="00B050"/>
          <w:sz w:val="28"/>
        </w:rPr>
        <w:t>n=</w:t>
      </w:r>
      <w:r>
        <w:rPr>
          <w:rFonts w:asciiTheme="minorBidi" w:hAnsiTheme="minorBidi"/>
          <w:color w:val="00B050"/>
          <w:sz w:val="28"/>
          <w:cs/>
        </w:rPr>
        <w:t xml:space="preserve">2) เส้น </w:t>
      </w:r>
      <w:r>
        <w:rPr>
          <w:rFonts w:asciiTheme="minorBidi" w:hAnsiTheme="minorBidi"/>
          <w:color w:val="00B050"/>
          <w:sz w:val="28"/>
        </w:rPr>
        <w:t xml:space="preserve">Train </w:t>
      </w:r>
      <w:r>
        <w:rPr>
          <w:rFonts w:asciiTheme="minorBidi" w:hAnsiTheme="minorBidi"/>
          <w:color w:val="00B050"/>
          <w:sz w:val="28"/>
          <w:cs/>
        </w:rPr>
        <w:t xml:space="preserve">และ </w:t>
      </w:r>
      <w:r>
        <w:rPr>
          <w:rFonts w:asciiTheme="minorBidi" w:hAnsiTheme="minorBidi"/>
          <w:color w:val="00B050"/>
          <w:sz w:val="28"/>
        </w:rPr>
        <w:t xml:space="preserve">Val </w:t>
      </w:r>
      <w:r>
        <w:rPr>
          <w:rFonts w:asciiTheme="minorBidi" w:hAnsiTheme="minorBidi"/>
          <w:color w:val="00B050"/>
          <w:sz w:val="28"/>
          <w:cs/>
        </w:rPr>
        <w:t xml:space="preserve">ทั้ง </w:t>
      </w:r>
      <w:r>
        <w:rPr>
          <w:rFonts w:asciiTheme="minorBidi" w:hAnsiTheme="minorBidi"/>
          <w:color w:val="00B050"/>
          <w:sz w:val="28"/>
        </w:rPr>
        <w:t xml:space="preserve">loss </w:t>
      </w:r>
      <w:r>
        <w:rPr>
          <w:rFonts w:asciiTheme="minorBidi" w:hAnsiTheme="minorBidi"/>
          <w:color w:val="00B050"/>
          <w:sz w:val="28"/>
          <w:cs/>
        </w:rPr>
        <w:t xml:space="preserve">และ </w:t>
      </w:r>
      <w:r>
        <w:rPr>
          <w:rFonts w:asciiTheme="minorBidi" w:hAnsiTheme="minorBidi"/>
          <w:color w:val="00B050"/>
          <w:sz w:val="28"/>
        </w:rPr>
        <w:t xml:space="preserve">accuracy </w:t>
      </w:r>
      <w:r>
        <w:rPr>
          <w:rFonts w:asciiTheme="minorBidi" w:hAnsiTheme="minorBidi"/>
          <w:color w:val="00B050"/>
          <w:sz w:val="28"/>
          <w:cs/>
        </w:rPr>
        <w:t xml:space="preserve">ซ้อนทับกันเกือบสนิท </w:t>
      </w:r>
      <w:r>
        <w:rPr>
          <w:rFonts w:asciiTheme="minorBidi" w:hAnsiTheme="minorBidi"/>
          <w:color w:val="00B050"/>
          <w:sz w:val="28"/>
        </w:rPr>
        <w:t xml:space="preserve">Val loss </w:t>
      </w:r>
      <w:r>
        <w:rPr>
          <w:rFonts w:asciiTheme="minorBidi" w:hAnsiTheme="minorBidi"/>
          <w:color w:val="00B050"/>
          <w:sz w:val="28"/>
          <w:cs/>
        </w:rPr>
        <w:t>ลดเหลือ</w:t>
      </w:r>
      <w:r>
        <w:rPr>
          <w:rFonts w:asciiTheme="minorBidi" w:hAnsiTheme="minorBidi" w:hint="cs"/>
          <w:color w:val="00B050"/>
          <w:sz w:val="28"/>
          <w:cs/>
        </w:rPr>
        <w:t xml:space="preserve">ต่ำกว่า 0.4 </w:t>
      </w:r>
      <w:r>
        <w:rPr>
          <w:rFonts w:ascii="Cordia New" w:hAnsi="Cordia New" w:cs="Cordia New" w:hint="cs"/>
          <w:color w:val="00B050"/>
          <w:sz w:val="28"/>
          <w:cs/>
        </w:rPr>
        <w:t>แสดงว่าการ</w:t>
      </w:r>
      <w:r>
        <w:rPr>
          <w:rFonts w:asciiTheme="minorBidi" w:hAnsiTheme="minorBidi"/>
          <w:color w:val="00B050"/>
          <w:sz w:val="28"/>
          <w:cs/>
        </w:rPr>
        <w:t xml:space="preserve"> </w:t>
      </w:r>
      <w:r>
        <w:rPr>
          <w:rFonts w:asciiTheme="minorBidi" w:hAnsiTheme="minorBidi"/>
          <w:color w:val="00B050"/>
          <w:sz w:val="28"/>
        </w:rPr>
        <w:t xml:space="preserve">Fine-tune high-level features </w:t>
      </w:r>
      <w:r>
        <w:rPr>
          <w:rFonts w:asciiTheme="minorBidi" w:hAnsiTheme="minorBidi"/>
          <w:color w:val="00B050"/>
          <w:sz w:val="28"/>
          <w:cs/>
        </w:rPr>
        <w:t xml:space="preserve">ช่วยให้ปรับเข้ากับโจทย์ได้โดยไม่พบสัญญาณ </w:t>
      </w:r>
      <w:r>
        <w:rPr>
          <w:rFonts w:asciiTheme="minorBidi" w:hAnsiTheme="minorBidi"/>
          <w:color w:val="00B050"/>
          <w:sz w:val="28"/>
        </w:rPr>
        <w:t>overfit</w:t>
      </w:r>
    </w:p>
    <w:p w14:paraId="259F06FC" w14:textId="11500B15" w:rsidR="00E2136A" w:rsidRPr="00F254FC" w:rsidRDefault="00E2136A" w:rsidP="00E2136A">
      <w:pPr>
        <w:pStyle w:val="ListParagraph"/>
        <w:numPr>
          <w:ilvl w:val="1"/>
          <w:numId w:val="8"/>
        </w:numPr>
        <w:rPr>
          <w:rFonts w:asciiTheme="minorBidi" w:hAnsiTheme="minorBidi"/>
          <w:color w:val="00B050"/>
          <w:sz w:val="28"/>
        </w:rPr>
      </w:pPr>
      <w:r>
        <w:rPr>
          <w:rFonts w:asciiTheme="minorBidi" w:hAnsiTheme="minorBidi"/>
          <w:color w:val="00B050"/>
          <w:sz w:val="28"/>
        </w:rPr>
        <w:t>VGG-</w:t>
      </w:r>
      <w:r>
        <w:rPr>
          <w:rFonts w:asciiTheme="minorBidi" w:hAnsiTheme="minorBidi"/>
          <w:color w:val="00B050"/>
          <w:sz w:val="28"/>
          <w:cs/>
        </w:rPr>
        <w:t xml:space="preserve">16: </w:t>
      </w:r>
      <w:r>
        <w:rPr>
          <w:rFonts w:asciiTheme="minorBidi" w:hAnsiTheme="minorBidi"/>
          <w:color w:val="00B050"/>
          <w:sz w:val="28"/>
        </w:rPr>
        <w:t xml:space="preserve">Freeze all </w:t>
      </w:r>
      <w:r>
        <w:rPr>
          <w:rFonts w:asciiTheme="minorBidi" w:hAnsiTheme="minorBidi"/>
          <w:color w:val="00B050"/>
          <w:sz w:val="28"/>
          <w:cs/>
        </w:rPr>
        <w:t xml:space="preserve">มี </w:t>
      </w:r>
      <w:r>
        <w:rPr>
          <w:rFonts w:asciiTheme="minorBidi" w:hAnsiTheme="minorBidi"/>
          <w:color w:val="00B050"/>
          <w:sz w:val="28"/>
        </w:rPr>
        <w:t xml:space="preserve">Train accuracy </w:t>
      </w:r>
      <w:r>
        <w:rPr>
          <w:rFonts w:asciiTheme="minorBidi" w:hAnsiTheme="minorBidi"/>
          <w:color w:val="00B050"/>
          <w:sz w:val="28"/>
          <w:cs/>
        </w:rPr>
        <w:t xml:space="preserve">ใกล้ 1.0 ตั้งแต่ราว </w:t>
      </w:r>
      <w:r>
        <w:rPr>
          <w:rFonts w:asciiTheme="minorBidi" w:hAnsiTheme="minorBidi"/>
          <w:color w:val="00B050"/>
          <w:sz w:val="28"/>
        </w:rPr>
        <w:t xml:space="preserve">epoch </w:t>
      </w:r>
      <w:r>
        <w:rPr>
          <w:rFonts w:asciiTheme="minorBidi" w:hAnsiTheme="minorBidi"/>
          <w:color w:val="00B050"/>
          <w:sz w:val="28"/>
          <w:cs/>
        </w:rPr>
        <w:t xml:space="preserve">10 แต่ </w:t>
      </w:r>
      <w:r>
        <w:rPr>
          <w:rFonts w:asciiTheme="minorBidi" w:hAnsiTheme="minorBidi"/>
          <w:color w:val="00B050"/>
          <w:sz w:val="28"/>
        </w:rPr>
        <w:t xml:space="preserve">Val accuracy </w:t>
      </w:r>
      <w:proofErr w:type="spellStart"/>
      <w:r>
        <w:rPr>
          <w:rFonts w:asciiTheme="minorBidi" w:hAnsiTheme="minorBidi"/>
          <w:color w:val="00B050"/>
          <w:sz w:val="28"/>
        </w:rPr>
        <w:t>คงที่ราว</w:t>
      </w:r>
      <w:proofErr w:type="spellEnd"/>
      <w:r>
        <w:rPr>
          <w:rFonts w:asciiTheme="minorBidi" w:hAnsiTheme="minorBidi"/>
          <w:color w:val="00B050"/>
          <w:sz w:val="28"/>
        </w:rPr>
        <w:t xml:space="preserve"> 0.96</w:t>
      </w:r>
      <w:r>
        <w:rPr>
          <w:rFonts w:asciiTheme="minorBidi" w:hAnsiTheme="minorBidi"/>
          <w:color w:val="00B050"/>
          <w:sz w:val="28"/>
          <w:cs/>
        </w:rPr>
        <w:t xml:space="preserve"> และ </w:t>
      </w:r>
      <w:r>
        <w:rPr>
          <w:rFonts w:asciiTheme="minorBidi" w:hAnsiTheme="minorBidi"/>
          <w:color w:val="00B050"/>
          <w:sz w:val="28"/>
        </w:rPr>
        <w:t xml:space="preserve">Val loss </w:t>
      </w:r>
      <w:r>
        <w:rPr>
          <w:rFonts w:asciiTheme="minorBidi" w:hAnsiTheme="minorBidi"/>
          <w:color w:val="00B050"/>
          <w:sz w:val="28"/>
          <w:cs/>
        </w:rPr>
        <w:t>ราบอยู่ที่</w:t>
      </w:r>
      <w:proofErr w:type="spellStart"/>
      <w:r>
        <w:rPr>
          <w:rFonts w:asciiTheme="minorBidi" w:hAnsiTheme="minorBidi"/>
          <w:color w:val="00B050"/>
          <w:sz w:val="28"/>
        </w:rPr>
        <w:t>ประมาณ</w:t>
      </w:r>
      <w:proofErr w:type="spellEnd"/>
      <w:r>
        <w:rPr>
          <w:rFonts w:asciiTheme="minorBidi" w:hAnsiTheme="minorBidi"/>
          <w:color w:val="00B050"/>
          <w:sz w:val="28"/>
        </w:rPr>
        <w:t xml:space="preserve"> 0.49</w:t>
      </w:r>
      <w:r>
        <w:rPr>
          <w:rFonts w:asciiTheme="minorBidi" w:hAnsiTheme="minorBidi"/>
          <w:color w:val="00B050"/>
          <w:sz w:val="28"/>
          <w:cs/>
        </w:rPr>
        <w:t xml:space="preserve"> ทำให้ </w:t>
      </w:r>
      <w:r>
        <w:rPr>
          <w:rFonts w:asciiTheme="minorBidi" w:hAnsiTheme="minorBidi"/>
          <w:color w:val="00B050"/>
          <w:sz w:val="28"/>
        </w:rPr>
        <w:t xml:space="preserve">gap </w:t>
      </w:r>
      <w:r>
        <w:rPr>
          <w:rFonts w:asciiTheme="minorBidi" w:hAnsiTheme="minorBidi"/>
          <w:color w:val="00B050"/>
          <w:sz w:val="28"/>
          <w:cs/>
        </w:rPr>
        <w:t xml:space="preserve">กว้างที่สุดในทุก </w:t>
      </w:r>
      <w:r>
        <w:rPr>
          <w:rFonts w:asciiTheme="minorBidi" w:hAnsiTheme="minorBidi"/>
          <w:color w:val="00B050"/>
          <w:sz w:val="28"/>
        </w:rPr>
        <w:t>backbone</w:t>
      </w:r>
      <w:r>
        <w:rPr>
          <w:rFonts w:asciiTheme="minorBidi" w:hAnsiTheme="minorBidi"/>
          <w:color w:val="00B050"/>
          <w:sz w:val="28"/>
          <w:cs/>
        </w:rPr>
        <w:t xml:space="preserve"> สะท้อนว่าโมเดลที่มีจำชุด </w:t>
      </w:r>
      <w:r>
        <w:rPr>
          <w:rFonts w:asciiTheme="minorBidi" w:hAnsiTheme="minorBidi"/>
          <w:color w:val="00B050"/>
          <w:sz w:val="28"/>
        </w:rPr>
        <w:t xml:space="preserve">Train </w:t>
      </w:r>
      <w:r>
        <w:rPr>
          <w:rFonts w:asciiTheme="minorBidi" w:hAnsiTheme="minorBidi"/>
          <w:color w:val="00B050"/>
          <w:sz w:val="28"/>
          <w:cs/>
        </w:rPr>
        <w:t xml:space="preserve">ได้เร็วเมื่อ </w:t>
      </w:r>
      <w:r>
        <w:rPr>
          <w:rFonts w:asciiTheme="minorBidi" w:hAnsiTheme="minorBidi"/>
          <w:color w:val="00B050"/>
          <w:sz w:val="28"/>
        </w:rPr>
        <w:t xml:space="preserve">feature </w:t>
      </w:r>
      <w:r>
        <w:rPr>
          <w:rFonts w:asciiTheme="minorBidi" w:hAnsiTheme="minorBidi"/>
          <w:color w:val="00B050"/>
          <w:sz w:val="28"/>
          <w:cs/>
        </w:rPr>
        <w:t xml:space="preserve">ถูกตรึง หลัง </w:t>
      </w:r>
      <w:r>
        <w:rPr>
          <w:rFonts w:asciiTheme="minorBidi" w:hAnsiTheme="minorBidi"/>
          <w:color w:val="00B050"/>
          <w:sz w:val="28"/>
        </w:rPr>
        <w:t>Unfreeze (n=</w:t>
      </w:r>
      <w:r>
        <w:rPr>
          <w:rFonts w:asciiTheme="minorBidi" w:hAnsiTheme="minorBidi"/>
          <w:color w:val="00B050"/>
          <w:sz w:val="28"/>
          <w:cs/>
        </w:rPr>
        <w:t xml:space="preserve">2) </w:t>
      </w:r>
      <w:r>
        <w:rPr>
          <w:rFonts w:asciiTheme="minorBidi" w:hAnsiTheme="minorBidi"/>
          <w:color w:val="00B050"/>
          <w:sz w:val="28"/>
        </w:rPr>
        <w:t xml:space="preserve">gap </w:t>
      </w:r>
      <w:r>
        <w:rPr>
          <w:rFonts w:asciiTheme="minorBidi" w:hAnsiTheme="minorBidi" w:hint="cs"/>
          <w:color w:val="00B050"/>
          <w:sz w:val="28"/>
          <w:cs/>
        </w:rPr>
        <w:t xml:space="preserve">ของ </w:t>
      </w:r>
      <w:r>
        <w:rPr>
          <w:rFonts w:asciiTheme="minorBidi" w:hAnsiTheme="minorBidi"/>
          <w:color w:val="00B050"/>
          <w:sz w:val="28"/>
        </w:rPr>
        <w:t>Val accuracy</w:t>
      </w:r>
      <w:r>
        <w:rPr>
          <w:rFonts w:asciiTheme="minorBidi" w:hAnsiTheme="minorBidi" w:hint="cs"/>
          <w:color w:val="00B050"/>
          <w:sz w:val="28"/>
          <w:cs/>
        </w:rPr>
        <w:t xml:space="preserve"> รวมถึง</w:t>
      </w:r>
      <w:r>
        <w:rPr>
          <w:rFonts w:asciiTheme="minorBidi" w:hAnsiTheme="minorBidi"/>
          <w:color w:val="00B050"/>
          <w:sz w:val="28"/>
        </w:rPr>
        <w:t xml:space="preserve"> Val loss </w:t>
      </w:r>
      <w:r>
        <w:rPr>
          <w:rFonts w:asciiTheme="minorBidi" w:hAnsiTheme="minorBidi"/>
          <w:color w:val="00B050"/>
          <w:sz w:val="28"/>
          <w:cs/>
        </w:rPr>
        <w:t>แคบล</w:t>
      </w:r>
      <w:r>
        <w:rPr>
          <w:rFonts w:asciiTheme="minorBidi" w:hAnsiTheme="minorBidi" w:hint="cs"/>
          <w:color w:val="00B050"/>
          <w:sz w:val="28"/>
          <w:cs/>
        </w:rPr>
        <w:t xml:space="preserve">ง </w:t>
      </w:r>
      <w:r>
        <w:rPr>
          <w:rFonts w:asciiTheme="minorBidi" w:hAnsiTheme="minorBidi"/>
          <w:color w:val="00B050"/>
          <w:sz w:val="28"/>
          <w:cs/>
        </w:rPr>
        <w:t xml:space="preserve">และ </w:t>
      </w:r>
      <w:r>
        <w:rPr>
          <w:rFonts w:asciiTheme="minorBidi" w:hAnsiTheme="minorBidi"/>
          <w:color w:val="00B050"/>
          <w:sz w:val="28"/>
        </w:rPr>
        <w:t xml:space="preserve">Val loss </w:t>
      </w:r>
      <w:r>
        <w:rPr>
          <w:rFonts w:asciiTheme="minorBidi" w:hAnsiTheme="minorBidi"/>
          <w:color w:val="00B050"/>
          <w:sz w:val="28"/>
          <w:cs/>
        </w:rPr>
        <w:t>ลด</w:t>
      </w:r>
      <w:r>
        <w:rPr>
          <w:rFonts w:asciiTheme="minorBidi" w:hAnsiTheme="minorBidi" w:hint="cs"/>
          <w:color w:val="00B050"/>
          <w:sz w:val="28"/>
          <w:cs/>
        </w:rPr>
        <w:t>ลงจนเกือบถึง 0.4</w:t>
      </w:r>
    </w:p>
    <w:p w14:paraId="60DBBF05" w14:textId="71BCE98C" w:rsidR="00E2136A" w:rsidRPr="00F254FC" w:rsidRDefault="00E2136A" w:rsidP="00E2136A">
      <w:pPr>
        <w:pStyle w:val="ListParagraph"/>
        <w:numPr>
          <w:ilvl w:val="1"/>
          <w:numId w:val="8"/>
        </w:numPr>
        <w:rPr>
          <w:rFonts w:asciiTheme="minorBidi" w:hAnsiTheme="minorBidi"/>
          <w:color w:val="00B050"/>
          <w:sz w:val="28"/>
        </w:rPr>
      </w:pPr>
      <w:proofErr w:type="spellStart"/>
      <w:r>
        <w:rPr>
          <w:rFonts w:asciiTheme="minorBidi" w:hAnsiTheme="minorBidi"/>
          <w:color w:val="00B050"/>
          <w:sz w:val="28"/>
        </w:rPr>
        <w:t>EfficientNet</w:t>
      </w:r>
      <w:proofErr w:type="spellEnd"/>
      <w:r>
        <w:rPr>
          <w:rFonts w:asciiTheme="minorBidi" w:hAnsiTheme="minorBidi"/>
          <w:color w:val="00B050"/>
          <w:sz w:val="28"/>
        </w:rPr>
        <w:t>-B</w:t>
      </w:r>
      <w:r>
        <w:rPr>
          <w:rFonts w:asciiTheme="minorBidi" w:hAnsiTheme="minorBidi"/>
          <w:color w:val="00B050"/>
          <w:sz w:val="28"/>
          <w:cs/>
        </w:rPr>
        <w:t xml:space="preserve">0: </w:t>
      </w:r>
      <w:r>
        <w:rPr>
          <w:rFonts w:asciiTheme="minorBidi" w:hAnsiTheme="minorBidi"/>
          <w:color w:val="00B050"/>
          <w:sz w:val="28"/>
        </w:rPr>
        <w:t xml:space="preserve">Freeze all </w:t>
      </w:r>
      <w:proofErr w:type="spellStart"/>
      <w:r>
        <w:rPr>
          <w:rFonts w:asciiTheme="minorBidi" w:hAnsiTheme="minorBidi"/>
          <w:color w:val="00B050"/>
          <w:sz w:val="28"/>
        </w:rPr>
        <w:t>และ</w:t>
      </w:r>
      <w:proofErr w:type="spellEnd"/>
      <w:r>
        <w:rPr>
          <w:rFonts w:asciiTheme="minorBidi" w:hAnsiTheme="minorBidi"/>
          <w:color w:val="00B050"/>
          <w:sz w:val="28"/>
        </w:rPr>
        <w:t xml:space="preserve"> Selective </w:t>
      </w:r>
      <w:proofErr w:type="gramStart"/>
      <w:r>
        <w:rPr>
          <w:rFonts w:asciiTheme="minorBidi" w:hAnsiTheme="minorBidi"/>
          <w:color w:val="00B050"/>
          <w:sz w:val="28"/>
        </w:rPr>
        <w:t>Unfreeze</w:t>
      </w:r>
      <w:r>
        <w:rPr>
          <w:rFonts w:asciiTheme="minorBidi" w:hAnsiTheme="minorBidi"/>
          <w:color w:val="00B050"/>
          <w:sz w:val="28"/>
          <w:cs/>
        </w:rPr>
        <w:t xml:space="preserve"> </w:t>
      </w:r>
      <w:r>
        <w:rPr>
          <w:rFonts w:asciiTheme="minorBidi" w:hAnsiTheme="minorBidi" w:hint="cs"/>
          <w:color w:val="00B050"/>
          <w:sz w:val="28"/>
          <w:cs/>
        </w:rPr>
        <w:t xml:space="preserve"> </w:t>
      </w:r>
      <w:r>
        <w:rPr>
          <w:rFonts w:asciiTheme="minorBidi" w:hAnsiTheme="minorBidi"/>
          <w:color w:val="00B050"/>
          <w:sz w:val="28"/>
          <w:cs/>
        </w:rPr>
        <w:t>มี</w:t>
      </w:r>
      <w:proofErr w:type="gramEnd"/>
      <w:r>
        <w:rPr>
          <w:rFonts w:asciiTheme="minorBidi" w:hAnsiTheme="minorBidi"/>
          <w:color w:val="00B050"/>
          <w:sz w:val="28"/>
          <w:cs/>
        </w:rPr>
        <w:t xml:space="preserve"> </w:t>
      </w:r>
      <w:r>
        <w:rPr>
          <w:rFonts w:asciiTheme="minorBidi" w:hAnsiTheme="minorBidi"/>
          <w:color w:val="00B050"/>
          <w:sz w:val="28"/>
        </w:rPr>
        <w:t>Val accuracy</w:t>
      </w:r>
      <w:r>
        <w:rPr>
          <w:rFonts w:asciiTheme="minorBidi" w:hAnsiTheme="minorBidi" w:hint="cs"/>
          <w:color w:val="00B050"/>
          <w:sz w:val="28"/>
          <w:cs/>
        </w:rPr>
        <w:t xml:space="preserve"> ค่อนข้าง</w:t>
      </w:r>
      <w:r>
        <w:rPr>
          <w:rFonts w:asciiTheme="minorBidi" w:hAnsiTheme="minorBidi"/>
          <w:color w:val="00B050"/>
          <w:sz w:val="28"/>
          <w:cs/>
        </w:rPr>
        <w:t>แกว่งระหว่างเทรน</w:t>
      </w:r>
      <w:r>
        <w:rPr>
          <w:rFonts w:asciiTheme="minorBidi" w:hAnsiTheme="minorBidi" w:hint="cs"/>
          <w:color w:val="00B050"/>
          <w:sz w:val="28"/>
          <w:cs/>
        </w:rPr>
        <w:t>เมื่อเทียบกับ</w:t>
      </w:r>
      <w:r>
        <w:rPr>
          <w:rFonts w:asciiTheme="minorBidi" w:hAnsiTheme="minorBidi"/>
          <w:color w:val="00B050"/>
          <w:sz w:val="28"/>
        </w:rPr>
        <w:t xml:space="preserve"> backbone </w:t>
      </w:r>
      <w:r>
        <w:rPr>
          <w:rFonts w:asciiTheme="minorBidi" w:hAnsiTheme="minorBidi" w:hint="cs"/>
          <w:color w:val="00B050"/>
          <w:sz w:val="28"/>
          <w:cs/>
        </w:rPr>
        <w:t>อื่นๆ การทำ</w:t>
      </w:r>
      <w:r>
        <w:rPr>
          <w:rFonts w:asciiTheme="minorBidi" w:hAnsiTheme="minorBidi"/>
          <w:color w:val="00B050"/>
          <w:sz w:val="28"/>
          <w:cs/>
        </w:rPr>
        <w:t xml:space="preserve"> </w:t>
      </w:r>
      <w:r>
        <w:rPr>
          <w:rFonts w:asciiTheme="minorBidi" w:hAnsiTheme="minorBidi"/>
          <w:color w:val="00B050"/>
          <w:sz w:val="28"/>
        </w:rPr>
        <w:t>Selective Unfreeze (n=</w:t>
      </w:r>
      <w:r>
        <w:rPr>
          <w:rFonts w:asciiTheme="minorBidi" w:hAnsiTheme="minorBidi"/>
          <w:color w:val="00B050"/>
          <w:sz w:val="28"/>
          <w:cs/>
        </w:rPr>
        <w:t xml:space="preserve">3) ทำให้ </w:t>
      </w:r>
      <w:r>
        <w:rPr>
          <w:rFonts w:asciiTheme="minorBidi" w:hAnsiTheme="minorBidi"/>
          <w:color w:val="00B050"/>
          <w:sz w:val="28"/>
        </w:rPr>
        <w:t xml:space="preserve">Val loss </w:t>
      </w:r>
      <w:r>
        <w:rPr>
          <w:rFonts w:asciiTheme="minorBidi" w:hAnsiTheme="minorBidi"/>
          <w:color w:val="00B050"/>
          <w:sz w:val="28"/>
          <w:cs/>
        </w:rPr>
        <w:t>ลด</w:t>
      </w:r>
      <w:r>
        <w:rPr>
          <w:rFonts w:asciiTheme="minorBidi" w:hAnsiTheme="minorBidi" w:hint="cs"/>
          <w:color w:val="00B050"/>
          <w:sz w:val="28"/>
          <w:cs/>
        </w:rPr>
        <w:t xml:space="preserve">ลงต่ำกว่า 0.4 และทำให้ </w:t>
      </w:r>
      <w:r>
        <w:rPr>
          <w:rFonts w:asciiTheme="minorBidi" w:hAnsiTheme="minorBidi"/>
          <w:color w:val="00B050"/>
          <w:sz w:val="28"/>
        </w:rPr>
        <w:t xml:space="preserve">Train </w:t>
      </w:r>
      <w:r>
        <w:rPr>
          <w:rFonts w:asciiTheme="minorBidi" w:hAnsiTheme="minorBidi" w:hint="cs"/>
          <w:color w:val="00B050"/>
          <w:sz w:val="28"/>
          <w:cs/>
        </w:rPr>
        <w:t xml:space="preserve">และ </w:t>
      </w:r>
      <w:r>
        <w:rPr>
          <w:rFonts w:asciiTheme="minorBidi" w:hAnsiTheme="minorBidi"/>
          <w:color w:val="00B050"/>
          <w:sz w:val="28"/>
        </w:rPr>
        <w:t xml:space="preserve">Val loss </w:t>
      </w:r>
      <w:r>
        <w:rPr>
          <w:rFonts w:asciiTheme="minorBidi" w:hAnsiTheme="minorBidi" w:hint="cs"/>
          <w:color w:val="00B050"/>
          <w:sz w:val="28"/>
          <w:cs/>
        </w:rPr>
        <w:t>เกือบจะซ้อนทับกัน</w:t>
      </w:r>
      <w:r>
        <w:rPr>
          <w:rFonts w:asciiTheme="minorBidi" w:hAnsiTheme="minorBidi"/>
          <w:color w:val="00B050"/>
          <w:sz w:val="28"/>
        </w:rPr>
        <w:t xml:space="preserve"> </w:t>
      </w:r>
    </w:p>
    <w:p w14:paraId="693C1BF9" w14:textId="77777777" w:rsidR="00E2136A" w:rsidRPr="00F254FC" w:rsidRDefault="00E2136A" w:rsidP="000B05E2">
      <w:pPr>
        <w:pStyle w:val="ListParagraph"/>
        <w:numPr>
          <w:ilvl w:val="1"/>
          <w:numId w:val="8"/>
        </w:numPr>
        <w:rPr>
          <w:rFonts w:asciiTheme="minorBidi" w:hAnsiTheme="minorBidi"/>
          <w:color w:val="00B050"/>
          <w:sz w:val="28"/>
        </w:rPr>
      </w:pPr>
      <w:proofErr w:type="spellStart"/>
      <w:r>
        <w:rPr>
          <w:rFonts w:asciiTheme="minorBidi" w:hAnsiTheme="minorBidi"/>
          <w:color w:val="00B050"/>
          <w:sz w:val="28"/>
        </w:rPr>
        <w:t>MobileNet</w:t>
      </w:r>
      <w:proofErr w:type="spellEnd"/>
      <w:r>
        <w:rPr>
          <w:rFonts w:asciiTheme="minorBidi" w:hAnsiTheme="minorBidi"/>
          <w:color w:val="00B050"/>
          <w:sz w:val="28"/>
        </w:rPr>
        <w:t>-V</w:t>
      </w:r>
      <w:r>
        <w:rPr>
          <w:rFonts w:asciiTheme="minorBidi" w:hAnsiTheme="minorBidi"/>
          <w:color w:val="00B050"/>
          <w:sz w:val="28"/>
          <w:cs/>
        </w:rPr>
        <w:t>3-</w:t>
      </w:r>
      <w:r>
        <w:rPr>
          <w:rFonts w:asciiTheme="minorBidi" w:hAnsiTheme="minorBidi"/>
          <w:color w:val="00B050"/>
          <w:sz w:val="28"/>
        </w:rPr>
        <w:t xml:space="preserve">Small: Freeze all </w:t>
      </w:r>
      <w:r>
        <w:rPr>
          <w:rFonts w:asciiTheme="minorBidi" w:hAnsiTheme="minorBidi"/>
          <w:color w:val="00B050"/>
          <w:sz w:val="28"/>
          <w:cs/>
        </w:rPr>
        <w:t>มีรูปแบบ</w:t>
      </w:r>
      <w:r>
        <w:rPr>
          <w:rFonts w:asciiTheme="minorBidi" w:hAnsiTheme="minorBidi" w:hint="cs"/>
          <w:color w:val="00B050"/>
          <w:sz w:val="28"/>
          <w:cs/>
        </w:rPr>
        <w:t>คล้าย</w:t>
      </w:r>
      <w:r>
        <w:rPr>
          <w:rFonts w:asciiTheme="minorBidi" w:hAnsiTheme="minorBidi"/>
          <w:color w:val="00B050"/>
          <w:sz w:val="28"/>
          <w:cs/>
        </w:rPr>
        <w:t xml:space="preserve"> </w:t>
      </w:r>
      <w:r>
        <w:rPr>
          <w:rFonts w:asciiTheme="minorBidi" w:hAnsiTheme="minorBidi"/>
          <w:color w:val="00B050"/>
          <w:sz w:val="28"/>
        </w:rPr>
        <w:t xml:space="preserve">backbone </w:t>
      </w:r>
      <w:r>
        <w:rPr>
          <w:rFonts w:asciiTheme="minorBidi" w:hAnsiTheme="minorBidi"/>
          <w:color w:val="00B050"/>
          <w:sz w:val="28"/>
          <w:cs/>
        </w:rPr>
        <w:t>อื่น</w:t>
      </w:r>
      <w:r>
        <w:rPr>
          <w:rFonts w:asciiTheme="minorBidi" w:hAnsiTheme="minorBidi" w:hint="cs"/>
          <w:color w:val="00B050"/>
          <w:sz w:val="28"/>
          <w:cs/>
        </w:rPr>
        <w:t>ๆ</w:t>
      </w:r>
      <w:r>
        <w:rPr>
          <w:rFonts w:asciiTheme="minorBidi" w:hAnsiTheme="minorBidi"/>
          <w:color w:val="00B050"/>
          <w:sz w:val="28"/>
          <w:cs/>
        </w:rPr>
        <w:t xml:space="preserve"> คือ </w:t>
      </w:r>
      <w:r>
        <w:rPr>
          <w:rFonts w:asciiTheme="minorBidi" w:hAnsiTheme="minorBidi"/>
          <w:color w:val="00B050"/>
          <w:sz w:val="28"/>
        </w:rPr>
        <w:t xml:space="preserve">Val accuracy </w:t>
      </w:r>
      <w:r>
        <w:rPr>
          <w:rFonts w:asciiTheme="minorBidi" w:hAnsiTheme="minorBidi"/>
          <w:color w:val="00B050"/>
          <w:sz w:val="28"/>
          <w:cs/>
        </w:rPr>
        <w:t xml:space="preserve">อยู่ราว 0.96 หลัง </w:t>
      </w:r>
      <w:r>
        <w:rPr>
          <w:rFonts w:asciiTheme="minorBidi" w:hAnsiTheme="minorBidi"/>
          <w:color w:val="00B050"/>
          <w:sz w:val="28"/>
        </w:rPr>
        <w:t>Unfreeze (n=</w:t>
      </w:r>
      <w:r>
        <w:rPr>
          <w:rFonts w:asciiTheme="minorBidi" w:hAnsiTheme="minorBidi"/>
          <w:color w:val="00B050"/>
          <w:sz w:val="28"/>
          <w:cs/>
        </w:rPr>
        <w:t xml:space="preserve">2) </w:t>
      </w:r>
      <w:r>
        <w:rPr>
          <w:rFonts w:asciiTheme="minorBidi" w:hAnsiTheme="minorBidi"/>
          <w:color w:val="00B050"/>
          <w:sz w:val="28"/>
        </w:rPr>
        <w:t xml:space="preserve">Train accuracy </w:t>
      </w:r>
      <w:r>
        <w:rPr>
          <w:rFonts w:asciiTheme="minorBidi" w:hAnsiTheme="minorBidi"/>
          <w:color w:val="00B050"/>
          <w:sz w:val="28"/>
          <w:cs/>
        </w:rPr>
        <w:t>ขึ้นไปแตะ 1.0 ภายในประมาณ 10</w:t>
      </w:r>
      <w:r>
        <w:rPr>
          <w:rFonts w:asciiTheme="minorBidi" w:hAnsiTheme="minorBidi"/>
          <w:color w:val="00B050"/>
          <w:sz w:val="28"/>
        </w:rPr>
        <w:t xml:space="preserve"> epoch </w:t>
      </w:r>
      <w:r>
        <w:rPr>
          <w:rFonts w:asciiTheme="minorBidi" w:hAnsiTheme="minorBidi"/>
          <w:color w:val="00B050"/>
          <w:sz w:val="28"/>
          <w:cs/>
        </w:rPr>
        <w:t xml:space="preserve">ขณะที่ </w:t>
      </w:r>
      <w:r>
        <w:rPr>
          <w:rFonts w:asciiTheme="minorBidi" w:hAnsiTheme="minorBidi"/>
          <w:color w:val="00B050"/>
          <w:sz w:val="28"/>
        </w:rPr>
        <w:t xml:space="preserve">Val accuracy </w:t>
      </w:r>
      <w:r>
        <w:rPr>
          <w:rFonts w:asciiTheme="minorBidi" w:hAnsiTheme="minorBidi"/>
          <w:color w:val="00B050"/>
          <w:sz w:val="28"/>
          <w:cs/>
        </w:rPr>
        <w:t xml:space="preserve">ราบอยู่ราว 0.98 และ </w:t>
      </w:r>
      <w:r>
        <w:rPr>
          <w:rFonts w:asciiTheme="minorBidi" w:hAnsiTheme="minorBidi"/>
          <w:color w:val="00B050"/>
          <w:sz w:val="28"/>
        </w:rPr>
        <w:t xml:space="preserve">Val loss </w:t>
      </w:r>
      <w:r>
        <w:rPr>
          <w:rFonts w:asciiTheme="minorBidi" w:hAnsiTheme="minorBidi" w:hint="cs"/>
          <w:color w:val="00B050"/>
          <w:sz w:val="28"/>
          <w:cs/>
        </w:rPr>
        <w:t xml:space="preserve">อยู่ที่ประมาณ </w:t>
      </w:r>
      <w:r>
        <w:rPr>
          <w:rFonts w:asciiTheme="minorBidi" w:hAnsiTheme="minorBidi"/>
          <w:color w:val="00B050"/>
          <w:sz w:val="28"/>
          <w:cs/>
        </w:rPr>
        <w:t>0.40</w:t>
      </w:r>
    </w:p>
    <w:p w14:paraId="420A14A5" w14:textId="77777777" w:rsidR="00D11E71" w:rsidRDefault="00D11E71" w:rsidP="00D11E71">
      <w:pPr>
        <w:rPr>
          <w:color w:val="000000" w:themeColor="text1"/>
        </w:rPr>
      </w:pPr>
      <w:r>
        <w:rPr>
          <w:noProof/>
        </w:rPr>
        <w:drawing>
          <wp:inline distT="0" distB="0" distL="0" distR="0" wp14:anchorId="3F7E60C8" wp14:editId="6E53A5FB">
            <wp:extent cx="5943600" cy="2406015"/>
            <wp:effectExtent l="0" t="0" r="0" b="0"/>
            <wp:docPr id="190202029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06015"/>
                    </a:xfrm>
                    <a:prstGeom prst="rect">
                      <a:avLst/>
                    </a:prstGeom>
                    <a:noFill/>
                    <a:ln w="3175">
                      <a:noFill/>
                    </a:ln>
                  </pic:spPr>
                </pic:pic>
              </a:graphicData>
            </a:graphic>
          </wp:inline>
        </w:drawing>
      </w:r>
    </w:p>
    <w:p w14:paraId="17C6DB14" w14:textId="77777777" w:rsidR="00D11E71" w:rsidRDefault="00D11E71" w:rsidP="00D11E71">
      <w:pPr>
        <w:rPr>
          <w:color w:val="000000" w:themeColor="text1"/>
          <w:cs/>
        </w:rPr>
      </w:pPr>
    </w:p>
    <w:p w14:paraId="42CF5FA3" w14:textId="77777777" w:rsidR="00F33A83" w:rsidRPr="00CA7062" w:rsidRDefault="00D11E71" w:rsidP="00CD301A">
      <w:pPr>
        <w:rPr>
          <w:color w:val="000000" w:themeColor="text1"/>
          <w:cs/>
        </w:rPr>
      </w:pPr>
      <w:r>
        <w:rPr>
          <w:noProof/>
        </w:rPr>
        <w:lastRenderedPageBreak/>
        <w:drawing>
          <wp:inline distT="0" distB="0" distL="0" distR="0" wp14:anchorId="1A137969" wp14:editId="782561EB">
            <wp:extent cx="5943600" cy="2414270"/>
            <wp:effectExtent l="0" t="0" r="0" b="5080"/>
            <wp:docPr id="191582962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14270"/>
                    </a:xfrm>
                    <a:prstGeom prst="rect">
                      <a:avLst/>
                    </a:prstGeom>
                    <a:noFill/>
                    <a:ln w="3175">
                      <a:noFill/>
                    </a:ln>
                  </pic:spPr>
                </pic:pic>
              </a:graphicData>
            </a:graphic>
          </wp:inline>
        </w:drawing>
      </w:r>
    </w:p>
    <w:p w14:paraId="2894D419" w14:textId="77777777" w:rsidR="00521773" w:rsidRPr="008326F6" w:rsidRDefault="00EA3381" w:rsidP="00521773">
      <w:pPr>
        <w:pStyle w:val="ListParagraph"/>
        <w:numPr>
          <w:ilvl w:val="0"/>
          <w:numId w:val="8"/>
        </w:numPr>
        <w:rPr>
          <w:color w:val="00B050"/>
        </w:rPr>
      </w:pPr>
      <w:r>
        <w:rPr>
          <w:color w:val="00B050"/>
          <w:cs/>
        </w:rPr>
        <w:t xml:space="preserve">การประเมินภาพรวมทุกคลาสบน </w:t>
      </w:r>
      <w:r>
        <w:rPr>
          <w:color w:val="00B050"/>
        </w:rPr>
        <w:t xml:space="preserve">test set (273 </w:t>
      </w:r>
      <w:r>
        <w:rPr>
          <w:color w:val="00B050"/>
          <w:cs/>
        </w:rPr>
        <w:t xml:space="preserve">รูป) ใช้ </w:t>
      </w:r>
      <w:r>
        <w:rPr>
          <w:color w:val="00B050"/>
        </w:rPr>
        <w:t xml:space="preserve">macro-F1 </w:t>
      </w:r>
      <w:r>
        <w:rPr>
          <w:color w:val="00B050"/>
          <w:cs/>
        </w:rPr>
        <w:t xml:space="preserve">เป็นตัวชี้วัดหลัก </w:t>
      </w:r>
      <w:r>
        <w:rPr>
          <w:rFonts w:hint="cs"/>
          <w:color w:val="00B050"/>
          <w:cs/>
        </w:rPr>
        <w:t>โดย</w:t>
      </w:r>
      <w:r>
        <w:rPr>
          <w:color w:val="00B050"/>
          <w:cs/>
        </w:rPr>
        <w:t>ผลจาก</w:t>
      </w:r>
      <w:r>
        <w:rPr>
          <w:rFonts w:hint="cs"/>
          <w:color w:val="00B050"/>
          <w:cs/>
        </w:rPr>
        <w:t>การรันทั้ง</w:t>
      </w:r>
      <w:r>
        <w:rPr>
          <w:color w:val="00B050"/>
          <w:cs/>
        </w:rPr>
        <w:t xml:space="preserve"> </w:t>
      </w:r>
      <w:r>
        <w:rPr>
          <w:color w:val="00B050"/>
        </w:rPr>
        <w:t xml:space="preserve">10 seed </w:t>
      </w:r>
      <w:r>
        <w:rPr>
          <w:rFonts w:hint="cs"/>
          <w:color w:val="00B050"/>
          <w:cs/>
        </w:rPr>
        <w:t>มี</w:t>
      </w:r>
      <w:r>
        <w:rPr>
          <w:color w:val="00B050"/>
          <w:cs/>
        </w:rPr>
        <w:t xml:space="preserve">ดังนี้ </w:t>
      </w:r>
    </w:p>
    <w:p w14:paraId="70997B6D" w14:textId="77777777" w:rsidR="00F10A9F" w:rsidRPr="00F10A9F" w:rsidRDefault="00F10A9F" w:rsidP="00181F5D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color w:val="00B050"/>
          <w:sz w:val="28"/>
        </w:rPr>
      </w:pPr>
      <w:r>
        <w:rPr>
          <w:rFonts w:asciiTheme="minorBidi" w:eastAsia="Times New Roman" w:hAnsiTheme="minorBidi"/>
          <w:b/>
          <w:bCs/>
          <w:color w:val="00B050"/>
          <w:sz w:val="28"/>
        </w:rPr>
        <w:t>Freeze all</w:t>
      </w:r>
      <w:r>
        <w:rPr>
          <w:rFonts w:asciiTheme="minorBidi" w:eastAsia="Times New Roman" w:hAnsiTheme="minorBidi"/>
          <w:color w:val="00B050"/>
          <w:sz w:val="28"/>
        </w:rPr>
        <w:t xml:space="preserve"> </w:t>
      </w:r>
    </w:p>
    <w:p w14:paraId="4B20F537" w14:textId="77777777" w:rsidR="00F10A9F" w:rsidRPr="00F10A9F" w:rsidRDefault="00F10A9F" w:rsidP="00181F5D">
      <w:pPr>
        <w:numPr>
          <w:ilvl w:val="2"/>
          <w:numId w:val="8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color w:val="00B050"/>
          <w:sz w:val="28"/>
        </w:rPr>
      </w:pPr>
      <w:r>
        <w:rPr>
          <w:rFonts w:asciiTheme="minorBidi" w:eastAsia="Times New Roman" w:hAnsiTheme="minorBidi"/>
          <w:color w:val="00B050"/>
          <w:sz w:val="28"/>
        </w:rPr>
        <w:t xml:space="preserve">EfficientNet-B0 </w:t>
      </w:r>
      <w:r>
        <w:rPr>
          <w:rFonts w:asciiTheme="minorBidi" w:eastAsia="Times New Roman" w:hAnsiTheme="minorBidi"/>
          <w:color w:val="00B050"/>
          <w:sz w:val="28"/>
          <w:cs/>
        </w:rPr>
        <w:t xml:space="preserve">ได้ดีที่สุดที่ </w:t>
      </w:r>
      <w:r>
        <w:rPr>
          <w:rFonts w:asciiTheme="minorBidi" w:eastAsia="Times New Roman" w:hAnsiTheme="minorBidi"/>
          <w:color w:val="00B050"/>
          <w:sz w:val="28"/>
        </w:rPr>
        <w:t xml:space="preserve">macro-F1 = 0.9687 </w:t>
      </w:r>
      <w:r>
        <w:rPr>
          <w:rFonts w:asciiTheme="minorBidi" w:eastAsia="Times New Roman" w:hAnsiTheme="minorBidi"/>
          <w:color w:val="00B050"/>
          <w:sz w:val="28"/>
          <w:cs/>
        </w:rPr>
        <w:t xml:space="preserve">และมี </w:t>
      </w:r>
      <w:r>
        <w:rPr>
          <w:rFonts w:asciiTheme="minorBidi" w:eastAsia="Times New Roman" w:hAnsiTheme="minorBidi"/>
          <w:color w:val="00B050"/>
          <w:sz w:val="28"/>
        </w:rPr>
        <w:t xml:space="preserve">SD </w:t>
      </w:r>
      <w:r>
        <w:rPr>
          <w:rFonts w:asciiTheme="minorBidi" w:eastAsia="Times New Roman" w:hAnsiTheme="minorBidi"/>
          <w:color w:val="00B050"/>
          <w:sz w:val="28"/>
          <w:cs/>
        </w:rPr>
        <w:t xml:space="preserve">ต่ำที่สุดที่ </w:t>
      </w:r>
      <w:r>
        <w:rPr>
          <w:rFonts w:asciiTheme="minorBidi" w:eastAsia="Times New Roman" w:hAnsiTheme="minorBidi"/>
          <w:color w:val="00B050"/>
          <w:sz w:val="28"/>
        </w:rPr>
        <w:t xml:space="preserve">0.0040 </w:t>
      </w:r>
      <w:r>
        <w:rPr>
          <w:rFonts w:asciiTheme="minorBidi" w:eastAsia="Times New Roman" w:hAnsiTheme="minorBidi"/>
          <w:color w:val="00B050"/>
          <w:sz w:val="28"/>
          <w:cs/>
        </w:rPr>
        <w:t>บ่งชี้ว่าทั้งประสิทธิภาพและความเสถียรดีที่สุดในกลุ่ม</w:t>
      </w:r>
    </w:p>
    <w:p w14:paraId="4A6C191E" w14:textId="77777777" w:rsidR="00F10A9F" w:rsidRPr="00F10A9F" w:rsidRDefault="00F10A9F" w:rsidP="00181F5D">
      <w:pPr>
        <w:numPr>
          <w:ilvl w:val="2"/>
          <w:numId w:val="8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color w:val="00B050"/>
          <w:sz w:val="28"/>
        </w:rPr>
      </w:pPr>
      <w:r>
        <w:rPr>
          <w:rFonts w:asciiTheme="minorBidi" w:eastAsia="Times New Roman" w:hAnsiTheme="minorBidi"/>
          <w:color w:val="00B050"/>
          <w:sz w:val="28"/>
        </w:rPr>
        <w:t xml:space="preserve">ResNet50 </w:t>
      </w:r>
      <w:r>
        <w:rPr>
          <w:rFonts w:asciiTheme="minorBidi" w:eastAsia="Times New Roman" w:hAnsiTheme="minorBidi"/>
          <w:color w:val="00B050"/>
          <w:sz w:val="28"/>
          <w:cs/>
        </w:rPr>
        <w:t xml:space="preserve">อยู่อันดับสองที่ </w:t>
      </w:r>
      <w:r>
        <w:rPr>
          <w:rFonts w:asciiTheme="minorBidi" w:eastAsia="Times New Roman" w:hAnsiTheme="minorBidi"/>
          <w:color w:val="00B050"/>
          <w:sz w:val="28"/>
        </w:rPr>
        <w:t xml:space="preserve">0.9558 </w:t>
      </w:r>
      <w:r>
        <w:rPr>
          <w:rFonts w:asciiTheme="minorBidi" w:eastAsia="Times New Roman" w:hAnsiTheme="minorBidi"/>
          <w:color w:val="00B050"/>
          <w:sz w:val="28"/>
          <w:cs/>
        </w:rPr>
        <w:t xml:space="preserve">ด้วย </w:t>
      </w:r>
      <w:r>
        <w:rPr>
          <w:rFonts w:asciiTheme="minorBidi" w:eastAsia="Times New Roman" w:hAnsiTheme="minorBidi"/>
          <w:color w:val="00B050"/>
          <w:sz w:val="28"/>
        </w:rPr>
        <w:t xml:space="preserve">SD 0.0060 </w:t>
      </w:r>
      <w:r>
        <w:rPr>
          <w:rFonts w:asciiTheme="minorBidi" w:eastAsia="Times New Roman" w:hAnsiTheme="minorBidi"/>
          <w:color w:val="00B050"/>
          <w:sz w:val="28"/>
          <w:cs/>
        </w:rPr>
        <w:t>ถือว่าอยู่ในระดับดีและเสถียร</w:t>
      </w:r>
    </w:p>
    <w:p w14:paraId="300C8172" w14:textId="77777777" w:rsidR="00F10A9F" w:rsidRPr="00F10A9F" w:rsidRDefault="00F10A9F" w:rsidP="00181F5D">
      <w:pPr>
        <w:numPr>
          <w:ilvl w:val="2"/>
          <w:numId w:val="8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color w:val="00B050"/>
          <w:sz w:val="28"/>
        </w:rPr>
      </w:pPr>
      <w:r>
        <w:rPr>
          <w:rFonts w:asciiTheme="minorBidi" w:eastAsia="Times New Roman" w:hAnsiTheme="minorBidi"/>
          <w:color w:val="00B050"/>
          <w:sz w:val="28"/>
        </w:rPr>
        <w:t xml:space="preserve">MobileNetV3-Small </w:t>
      </w:r>
      <w:r>
        <w:rPr>
          <w:rFonts w:asciiTheme="minorBidi" w:eastAsia="Times New Roman" w:hAnsiTheme="minorBidi"/>
          <w:color w:val="00B050"/>
          <w:sz w:val="28"/>
          <w:cs/>
        </w:rPr>
        <w:t xml:space="preserve">ได้ </w:t>
      </w:r>
      <w:r>
        <w:rPr>
          <w:rFonts w:asciiTheme="minorBidi" w:eastAsia="Times New Roman" w:hAnsiTheme="minorBidi"/>
          <w:color w:val="00B050"/>
          <w:sz w:val="28"/>
        </w:rPr>
        <w:t xml:space="preserve">0.9549 </w:t>
      </w:r>
      <w:r>
        <w:rPr>
          <w:rFonts w:asciiTheme="minorBidi" w:eastAsia="Times New Roman" w:hAnsiTheme="minorBidi"/>
          <w:color w:val="00B050"/>
          <w:sz w:val="28"/>
          <w:cs/>
        </w:rPr>
        <w:t xml:space="preserve">ใกล้เคียง </w:t>
      </w:r>
      <w:r>
        <w:rPr>
          <w:rFonts w:asciiTheme="minorBidi" w:eastAsia="Times New Roman" w:hAnsiTheme="minorBidi"/>
          <w:color w:val="00B050"/>
          <w:sz w:val="28"/>
        </w:rPr>
        <w:t xml:space="preserve">ResNet50 </w:t>
      </w:r>
      <w:r>
        <w:rPr>
          <w:rFonts w:asciiTheme="minorBidi" w:eastAsia="Times New Roman" w:hAnsiTheme="minorBidi"/>
          <w:color w:val="00B050"/>
          <w:sz w:val="28"/>
          <w:cs/>
        </w:rPr>
        <w:t xml:space="preserve">มาก (ต่างกันเพียง </w:t>
      </w:r>
      <w:r>
        <w:rPr>
          <w:rFonts w:asciiTheme="minorBidi" w:eastAsia="Times New Roman" w:hAnsiTheme="minorBidi"/>
          <w:color w:val="00B050"/>
          <w:sz w:val="28"/>
        </w:rPr>
        <w:t xml:space="preserve">0.0009 </w:t>
      </w:r>
      <w:r>
        <w:rPr>
          <w:rFonts w:asciiTheme="minorBidi" w:eastAsia="Times New Roman" w:hAnsiTheme="minorBidi"/>
          <w:color w:val="00B050"/>
          <w:sz w:val="28"/>
          <w:cs/>
        </w:rPr>
        <w:t xml:space="preserve">ซึ่งน้อยกว่า </w:t>
      </w:r>
      <w:r>
        <w:rPr>
          <w:rFonts w:asciiTheme="minorBidi" w:eastAsia="Times New Roman" w:hAnsiTheme="minorBidi"/>
          <w:color w:val="00B050"/>
          <w:sz w:val="28"/>
        </w:rPr>
        <w:t xml:space="preserve">SD) </w:t>
      </w:r>
      <w:r>
        <w:rPr>
          <w:rFonts w:asciiTheme="minorBidi" w:eastAsia="Times New Roman" w:hAnsiTheme="minorBidi"/>
          <w:color w:val="00B050"/>
          <w:sz w:val="28"/>
          <w:cs/>
        </w:rPr>
        <w:t xml:space="preserve">แต่มี </w:t>
      </w:r>
      <w:r>
        <w:rPr>
          <w:rFonts w:asciiTheme="minorBidi" w:eastAsia="Times New Roman" w:hAnsiTheme="minorBidi"/>
          <w:color w:val="00B050"/>
          <w:sz w:val="28"/>
        </w:rPr>
        <w:t xml:space="preserve">SD </w:t>
      </w:r>
      <w:r>
        <w:rPr>
          <w:rFonts w:asciiTheme="minorBidi" w:eastAsia="Times New Roman" w:hAnsiTheme="minorBidi"/>
          <w:color w:val="00B050"/>
          <w:sz w:val="28"/>
          <w:cs/>
        </w:rPr>
        <w:t xml:space="preserve">สูงที่สุดที่ </w:t>
      </w:r>
      <w:r>
        <w:rPr>
          <w:rFonts w:asciiTheme="minorBidi" w:eastAsia="Times New Roman" w:hAnsiTheme="minorBidi"/>
          <w:color w:val="00B050"/>
          <w:sz w:val="28"/>
        </w:rPr>
        <w:t xml:space="preserve">0.0144 </w:t>
      </w:r>
      <w:r>
        <w:rPr>
          <w:rFonts w:asciiTheme="minorBidi" w:eastAsia="Times New Roman" w:hAnsiTheme="minorBidi"/>
          <w:color w:val="00B050"/>
          <w:sz w:val="28"/>
          <w:cs/>
        </w:rPr>
        <w:t xml:space="preserve">แสดงว่าผลลัพธ์ผันแปรระหว่าง </w:t>
      </w:r>
      <w:r>
        <w:rPr>
          <w:rFonts w:asciiTheme="minorBidi" w:eastAsia="Times New Roman" w:hAnsiTheme="minorBidi"/>
          <w:color w:val="00B050"/>
          <w:sz w:val="28"/>
        </w:rPr>
        <w:t xml:space="preserve">seed </w:t>
      </w:r>
      <w:r>
        <w:rPr>
          <w:rFonts w:asciiTheme="minorBidi" w:eastAsia="Times New Roman" w:hAnsiTheme="minorBidi"/>
          <w:color w:val="00B050"/>
          <w:sz w:val="28"/>
          <w:cs/>
        </w:rPr>
        <w:t>มากที่สุด</w:t>
      </w:r>
    </w:p>
    <w:p w14:paraId="6ACEBB51" w14:textId="77777777" w:rsidR="00F10A9F" w:rsidRPr="00F10A9F" w:rsidRDefault="00F10A9F" w:rsidP="00181F5D">
      <w:pPr>
        <w:numPr>
          <w:ilvl w:val="2"/>
          <w:numId w:val="8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color w:val="00B050"/>
          <w:sz w:val="28"/>
        </w:rPr>
      </w:pPr>
      <w:r>
        <w:rPr>
          <w:rFonts w:asciiTheme="minorBidi" w:eastAsia="Times New Roman" w:hAnsiTheme="minorBidi"/>
          <w:color w:val="00B050"/>
          <w:sz w:val="28"/>
        </w:rPr>
        <w:t xml:space="preserve">VGG16 </w:t>
      </w:r>
      <w:r>
        <w:rPr>
          <w:rFonts w:asciiTheme="minorBidi" w:eastAsia="Times New Roman" w:hAnsiTheme="minorBidi"/>
          <w:color w:val="00B050"/>
          <w:sz w:val="28"/>
          <w:cs/>
        </w:rPr>
        <w:t xml:space="preserve">ได้ต่ำที่สุดที่ </w:t>
      </w:r>
      <w:r>
        <w:rPr>
          <w:rFonts w:asciiTheme="minorBidi" w:eastAsia="Times New Roman" w:hAnsiTheme="minorBidi"/>
          <w:color w:val="00B050"/>
          <w:sz w:val="28"/>
        </w:rPr>
        <w:t xml:space="preserve">0.9506 </w:t>
      </w:r>
      <w:r>
        <w:rPr>
          <w:rFonts w:asciiTheme="minorBidi" w:eastAsia="Times New Roman" w:hAnsiTheme="minorBidi"/>
          <w:color w:val="00B050"/>
          <w:sz w:val="28"/>
          <w:cs/>
        </w:rPr>
        <w:t xml:space="preserve">ด้วย </w:t>
      </w:r>
      <w:r>
        <w:rPr>
          <w:rFonts w:asciiTheme="minorBidi" w:eastAsia="Times New Roman" w:hAnsiTheme="minorBidi"/>
          <w:color w:val="00B050"/>
          <w:sz w:val="28"/>
        </w:rPr>
        <w:t>SD 0.0077</w:t>
      </w:r>
    </w:p>
    <w:p w14:paraId="17F50884" w14:textId="77777777" w:rsidR="00F10A9F" w:rsidRPr="00F10A9F" w:rsidRDefault="00F10A9F" w:rsidP="00181F5D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color w:val="00B050"/>
          <w:sz w:val="28"/>
        </w:rPr>
      </w:pPr>
      <w:r>
        <w:rPr>
          <w:rFonts w:asciiTheme="minorBidi" w:eastAsia="Times New Roman" w:hAnsiTheme="minorBidi"/>
          <w:b/>
          <w:bCs/>
          <w:color w:val="00B050"/>
          <w:sz w:val="28"/>
        </w:rPr>
        <w:t>Selective Unfreeze</w:t>
      </w:r>
      <w:r>
        <w:rPr>
          <w:rFonts w:asciiTheme="minorBidi" w:eastAsia="Times New Roman" w:hAnsiTheme="minorBidi"/>
          <w:color w:val="00B050"/>
          <w:sz w:val="28"/>
        </w:rPr>
        <w:t xml:space="preserve"> </w:t>
      </w:r>
    </w:p>
    <w:p w14:paraId="2E546D9F" w14:textId="77777777" w:rsidR="00F10A9F" w:rsidRPr="00F10A9F" w:rsidRDefault="00F10A9F" w:rsidP="00181F5D">
      <w:pPr>
        <w:numPr>
          <w:ilvl w:val="2"/>
          <w:numId w:val="8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color w:val="00B050"/>
          <w:sz w:val="28"/>
        </w:rPr>
      </w:pPr>
      <w:r>
        <w:rPr>
          <w:rFonts w:asciiTheme="minorBidi" w:eastAsia="Times New Roman" w:hAnsiTheme="minorBidi"/>
          <w:color w:val="00B050"/>
          <w:sz w:val="28"/>
        </w:rPr>
        <w:t xml:space="preserve">VGG16 </w:t>
      </w:r>
      <w:r>
        <w:rPr>
          <w:rFonts w:asciiTheme="minorBidi" w:eastAsia="Times New Roman" w:hAnsiTheme="minorBidi"/>
          <w:color w:val="00B050"/>
          <w:sz w:val="28"/>
          <w:cs/>
        </w:rPr>
        <w:t xml:space="preserve">ได้ดีที่สุดที่ </w:t>
      </w:r>
      <w:r>
        <w:rPr>
          <w:rFonts w:asciiTheme="minorBidi" w:eastAsia="Times New Roman" w:hAnsiTheme="minorBidi"/>
          <w:color w:val="00B050"/>
          <w:sz w:val="28"/>
        </w:rPr>
        <w:t xml:space="preserve">0.9947 </w:t>
      </w:r>
      <w:r>
        <w:rPr>
          <w:rFonts w:asciiTheme="minorBidi" w:eastAsia="Times New Roman" w:hAnsiTheme="minorBidi"/>
          <w:color w:val="00B050"/>
          <w:sz w:val="28"/>
          <w:cs/>
        </w:rPr>
        <w:t xml:space="preserve">และมี </w:t>
      </w:r>
      <w:r>
        <w:rPr>
          <w:rFonts w:asciiTheme="minorBidi" w:eastAsia="Times New Roman" w:hAnsiTheme="minorBidi"/>
          <w:color w:val="00B050"/>
          <w:sz w:val="28"/>
        </w:rPr>
        <w:t xml:space="preserve">SD </w:t>
      </w:r>
      <w:r>
        <w:rPr>
          <w:rFonts w:asciiTheme="minorBidi" w:eastAsia="Times New Roman" w:hAnsiTheme="minorBidi"/>
          <w:color w:val="00B050"/>
          <w:sz w:val="28"/>
          <w:cs/>
        </w:rPr>
        <w:t xml:space="preserve">ต่ำที่สุดที่ </w:t>
      </w:r>
      <w:r>
        <w:rPr>
          <w:rFonts w:asciiTheme="minorBidi" w:eastAsia="Times New Roman" w:hAnsiTheme="minorBidi"/>
          <w:color w:val="00B050"/>
          <w:sz w:val="28"/>
        </w:rPr>
        <w:t xml:space="preserve">0.0014 </w:t>
      </w:r>
      <w:r>
        <w:rPr>
          <w:rFonts w:asciiTheme="minorBidi" w:eastAsia="Times New Roman" w:hAnsiTheme="minorBidi"/>
          <w:color w:val="00B050"/>
          <w:sz w:val="28"/>
          <w:cs/>
        </w:rPr>
        <w:t xml:space="preserve">ซึ่งต่างจากใน </w:t>
      </w:r>
      <w:r>
        <w:rPr>
          <w:rFonts w:asciiTheme="minorBidi" w:eastAsia="Times New Roman" w:hAnsiTheme="minorBidi"/>
          <w:color w:val="00B050"/>
          <w:sz w:val="28"/>
        </w:rPr>
        <w:t xml:space="preserve">Freeze all </w:t>
      </w:r>
      <w:r>
        <w:rPr>
          <w:rFonts w:asciiTheme="minorBidi" w:eastAsia="Times New Roman" w:hAnsiTheme="minorBidi"/>
          <w:color w:val="00B050"/>
          <w:sz w:val="28"/>
          <w:cs/>
        </w:rPr>
        <w:t>ที่ได้อันดับท้าย</w:t>
      </w:r>
    </w:p>
    <w:p w14:paraId="77FE330B" w14:textId="77777777" w:rsidR="00F10A9F" w:rsidRPr="00F10A9F" w:rsidRDefault="00F10A9F" w:rsidP="00181F5D">
      <w:pPr>
        <w:numPr>
          <w:ilvl w:val="2"/>
          <w:numId w:val="8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color w:val="00B050"/>
          <w:sz w:val="28"/>
        </w:rPr>
      </w:pPr>
      <w:r>
        <w:rPr>
          <w:rFonts w:asciiTheme="minorBidi" w:eastAsia="Times New Roman" w:hAnsiTheme="minorBidi"/>
          <w:color w:val="00B050"/>
          <w:sz w:val="28"/>
        </w:rPr>
        <w:t xml:space="preserve">ResNet50 </w:t>
      </w:r>
      <w:r>
        <w:rPr>
          <w:rFonts w:asciiTheme="minorBidi" w:eastAsia="Times New Roman" w:hAnsiTheme="minorBidi"/>
          <w:color w:val="00B050"/>
          <w:sz w:val="28"/>
          <w:cs/>
        </w:rPr>
        <w:t xml:space="preserve">อยู่อันดับสองที่ </w:t>
      </w:r>
      <w:r>
        <w:rPr>
          <w:rFonts w:asciiTheme="minorBidi" w:eastAsia="Times New Roman" w:hAnsiTheme="minorBidi"/>
          <w:color w:val="00B050"/>
          <w:sz w:val="28"/>
        </w:rPr>
        <w:t xml:space="preserve">0.9921 </w:t>
      </w:r>
      <w:r>
        <w:rPr>
          <w:rFonts w:asciiTheme="minorBidi" w:eastAsia="Times New Roman" w:hAnsiTheme="minorBidi"/>
          <w:color w:val="00B050"/>
          <w:sz w:val="28"/>
          <w:cs/>
        </w:rPr>
        <w:t xml:space="preserve">ด้วย </w:t>
      </w:r>
      <w:r>
        <w:rPr>
          <w:rFonts w:asciiTheme="minorBidi" w:eastAsia="Times New Roman" w:hAnsiTheme="minorBidi"/>
          <w:color w:val="00B050"/>
          <w:sz w:val="28"/>
        </w:rPr>
        <w:t>SD 0.0063</w:t>
      </w:r>
    </w:p>
    <w:p w14:paraId="6DF9155E" w14:textId="77777777" w:rsidR="00F10A9F" w:rsidRPr="00F10A9F" w:rsidRDefault="00F10A9F" w:rsidP="00181F5D">
      <w:pPr>
        <w:numPr>
          <w:ilvl w:val="2"/>
          <w:numId w:val="8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color w:val="00B050"/>
          <w:sz w:val="28"/>
        </w:rPr>
      </w:pPr>
      <w:r>
        <w:rPr>
          <w:rFonts w:asciiTheme="minorBidi" w:eastAsia="Times New Roman" w:hAnsiTheme="minorBidi"/>
          <w:color w:val="00B050"/>
          <w:sz w:val="28"/>
        </w:rPr>
        <w:t xml:space="preserve">MobileNetV3-Small </w:t>
      </w:r>
      <w:r>
        <w:rPr>
          <w:rFonts w:asciiTheme="minorBidi" w:eastAsia="Times New Roman" w:hAnsiTheme="minorBidi"/>
          <w:color w:val="00B050"/>
          <w:sz w:val="28"/>
          <w:cs/>
        </w:rPr>
        <w:t xml:space="preserve">ได้ </w:t>
      </w:r>
      <w:r>
        <w:rPr>
          <w:rFonts w:asciiTheme="minorBidi" w:eastAsia="Times New Roman" w:hAnsiTheme="minorBidi"/>
          <w:color w:val="00B050"/>
          <w:sz w:val="28"/>
        </w:rPr>
        <w:t xml:space="preserve">0.9841 </w:t>
      </w:r>
      <w:r>
        <w:rPr>
          <w:rFonts w:asciiTheme="minorBidi" w:eastAsia="Times New Roman" w:hAnsiTheme="minorBidi"/>
          <w:color w:val="00B050"/>
          <w:sz w:val="28"/>
          <w:cs/>
        </w:rPr>
        <w:t xml:space="preserve">ด้วย </w:t>
      </w:r>
      <w:r>
        <w:rPr>
          <w:rFonts w:asciiTheme="minorBidi" w:eastAsia="Times New Roman" w:hAnsiTheme="minorBidi"/>
          <w:color w:val="00B050"/>
          <w:sz w:val="28"/>
        </w:rPr>
        <w:t>SD 0.0051</w:t>
      </w:r>
    </w:p>
    <w:p w14:paraId="07B5B867" w14:textId="77777777" w:rsidR="00F10A9F" w:rsidRPr="00F10A9F" w:rsidRDefault="00F10A9F" w:rsidP="00181F5D">
      <w:pPr>
        <w:numPr>
          <w:ilvl w:val="2"/>
          <w:numId w:val="8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color w:val="00B050"/>
          <w:sz w:val="28"/>
        </w:rPr>
      </w:pPr>
      <w:r>
        <w:rPr>
          <w:rFonts w:asciiTheme="minorBidi" w:eastAsia="Times New Roman" w:hAnsiTheme="minorBidi"/>
          <w:color w:val="00B050"/>
          <w:sz w:val="28"/>
        </w:rPr>
        <w:t xml:space="preserve">EfficientNet-B0 </w:t>
      </w:r>
      <w:r>
        <w:rPr>
          <w:rFonts w:asciiTheme="minorBidi" w:eastAsia="Times New Roman" w:hAnsiTheme="minorBidi"/>
          <w:color w:val="00B050"/>
          <w:sz w:val="28"/>
          <w:cs/>
        </w:rPr>
        <w:t xml:space="preserve">ได้ </w:t>
      </w:r>
      <w:r>
        <w:rPr>
          <w:rFonts w:asciiTheme="minorBidi" w:eastAsia="Times New Roman" w:hAnsiTheme="minorBidi"/>
          <w:color w:val="00B050"/>
          <w:sz w:val="28"/>
        </w:rPr>
        <w:t xml:space="preserve">0.9837 </w:t>
      </w:r>
      <w:r>
        <w:rPr>
          <w:rFonts w:asciiTheme="minorBidi" w:eastAsia="Times New Roman" w:hAnsiTheme="minorBidi"/>
          <w:color w:val="00B050"/>
          <w:sz w:val="28"/>
          <w:cs/>
        </w:rPr>
        <w:t xml:space="preserve">ใกล้เคียง </w:t>
      </w:r>
      <w:r>
        <w:rPr>
          <w:rFonts w:asciiTheme="minorBidi" w:eastAsia="Times New Roman" w:hAnsiTheme="minorBidi"/>
          <w:color w:val="00B050"/>
          <w:sz w:val="28"/>
        </w:rPr>
        <w:t xml:space="preserve">MobileNetV3-Small </w:t>
      </w:r>
      <w:r>
        <w:rPr>
          <w:rFonts w:asciiTheme="minorBidi" w:eastAsia="Times New Roman" w:hAnsiTheme="minorBidi"/>
          <w:color w:val="00B050"/>
          <w:sz w:val="28"/>
          <w:cs/>
        </w:rPr>
        <w:t xml:space="preserve">และมี </w:t>
      </w:r>
      <w:r>
        <w:rPr>
          <w:rFonts w:asciiTheme="minorBidi" w:eastAsia="Times New Roman" w:hAnsiTheme="minorBidi"/>
          <w:color w:val="00B050"/>
          <w:sz w:val="28"/>
        </w:rPr>
        <w:t xml:space="preserve">SD </w:t>
      </w:r>
      <w:r>
        <w:rPr>
          <w:rFonts w:asciiTheme="minorBidi" w:eastAsia="Times New Roman" w:hAnsiTheme="minorBidi"/>
          <w:color w:val="00B050"/>
          <w:sz w:val="28"/>
          <w:cs/>
        </w:rPr>
        <w:t xml:space="preserve">สูงที่สุดในกลุ่มที่ </w:t>
      </w:r>
      <w:r>
        <w:rPr>
          <w:rFonts w:asciiTheme="minorBidi" w:eastAsia="Times New Roman" w:hAnsiTheme="minorBidi"/>
          <w:color w:val="00B050"/>
          <w:sz w:val="28"/>
        </w:rPr>
        <w:t xml:space="preserve">0.0089 </w:t>
      </w:r>
      <w:r>
        <w:rPr>
          <w:rFonts w:asciiTheme="minorBidi" w:eastAsia="Times New Roman" w:hAnsiTheme="minorBidi"/>
          <w:color w:val="00B050"/>
          <w:sz w:val="28"/>
          <w:cs/>
        </w:rPr>
        <w:t>แสดงว่าเสถียรน้อยที่สุดในวิธีนี้</w:t>
      </w:r>
    </w:p>
    <w:p w14:paraId="617007A1" w14:textId="77777777" w:rsidR="00F10A9F" w:rsidRPr="00F10A9F" w:rsidRDefault="00F10A9F" w:rsidP="00181F5D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color w:val="00B050"/>
          <w:sz w:val="28"/>
        </w:rPr>
      </w:pPr>
      <w:r>
        <w:rPr>
          <w:rFonts w:asciiTheme="minorBidi" w:eastAsia="Times New Roman" w:hAnsiTheme="minorBidi"/>
          <w:b/>
          <w:bCs/>
          <w:color w:val="00B050"/>
          <w:sz w:val="28"/>
          <w:cs/>
        </w:rPr>
        <w:t>เปรียบเทียบสองวิธี:</w:t>
      </w:r>
      <w:r>
        <w:rPr>
          <w:rFonts w:asciiTheme="minorBidi" w:eastAsia="Times New Roman" w:hAnsiTheme="minorBidi"/>
          <w:color w:val="00B050"/>
          <w:sz w:val="28"/>
        </w:rPr>
        <w:t xml:space="preserve"> Selective Unfreeze </w:t>
      </w:r>
      <w:r>
        <w:rPr>
          <w:rFonts w:asciiTheme="minorBidi" w:eastAsia="Times New Roman" w:hAnsiTheme="minorBidi"/>
          <w:color w:val="00B050"/>
          <w:sz w:val="28"/>
          <w:cs/>
        </w:rPr>
        <w:t xml:space="preserve">ให้ </w:t>
      </w:r>
      <w:r>
        <w:rPr>
          <w:rFonts w:asciiTheme="minorBidi" w:eastAsia="Times New Roman" w:hAnsiTheme="minorBidi"/>
          <w:color w:val="00B050"/>
          <w:sz w:val="28"/>
        </w:rPr>
        <w:t xml:space="preserve">macro-F1 </w:t>
      </w:r>
      <w:r>
        <w:rPr>
          <w:rFonts w:asciiTheme="minorBidi" w:eastAsia="Times New Roman" w:hAnsiTheme="minorBidi"/>
          <w:color w:val="00B050"/>
          <w:sz w:val="28"/>
          <w:cs/>
        </w:rPr>
        <w:t xml:space="preserve">สูงกว่า </w:t>
      </w:r>
      <w:r>
        <w:rPr>
          <w:rFonts w:asciiTheme="minorBidi" w:eastAsia="Times New Roman" w:hAnsiTheme="minorBidi"/>
          <w:color w:val="00B050"/>
          <w:sz w:val="28"/>
        </w:rPr>
        <w:t xml:space="preserve">Freeze all </w:t>
      </w:r>
      <w:r>
        <w:rPr>
          <w:rFonts w:asciiTheme="minorBidi" w:eastAsia="Times New Roman" w:hAnsiTheme="minorBidi"/>
          <w:color w:val="00B050"/>
          <w:sz w:val="28"/>
          <w:cs/>
        </w:rPr>
        <w:t xml:space="preserve">ในทุก </w:t>
      </w:r>
      <w:r>
        <w:rPr>
          <w:rFonts w:asciiTheme="minorBidi" w:eastAsia="Times New Roman" w:hAnsiTheme="minorBidi"/>
          <w:color w:val="00B050"/>
          <w:sz w:val="28"/>
        </w:rPr>
        <w:t>backbone (</w:t>
      </w:r>
      <w:r>
        <w:rPr>
          <w:rFonts w:asciiTheme="minorBidi" w:eastAsia="Times New Roman" w:hAnsiTheme="minorBidi"/>
          <w:color w:val="00B050"/>
          <w:sz w:val="28"/>
          <w:cs/>
        </w:rPr>
        <w:t xml:space="preserve">เพิ่มขึ้น </w:t>
      </w:r>
      <w:r>
        <w:rPr>
          <w:rFonts w:asciiTheme="minorBidi" w:eastAsia="Times New Roman" w:hAnsiTheme="minorBidi"/>
          <w:color w:val="00B050"/>
          <w:sz w:val="28"/>
        </w:rPr>
        <w:t>0.0150–0.0441)</w:t>
      </w:r>
    </w:p>
    <w:tbl>
      <w:tblPr>
        <w:tblStyle w:val="GridTable1Light"/>
        <w:tblW w:w="9463" w:type="dxa"/>
        <w:jc w:val="center"/>
        <w:tblLayout w:type="fixed"/>
        <w:tblLook w:val="04A0" w:firstRow="1" w:lastRow="0" w:firstColumn="1" w:lastColumn="0" w:noHBand="0" w:noVBand="1"/>
      </w:tblPr>
      <w:tblGrid>
        <w:gridCol w:w="1941"/>
        <w:gridCol w:w="1088"/>
        <w:gridCol w:w="1578"/>
        <w:gridCol w:w="1533"/>
        <w:gridCol w:w="1696"/>
        <w:gridCol w:w="1627"/>
      </w:tblGrid>
      <w:tr w:rsidR="008326F6" w:rsidRPr="008326F6" w14:paraId="4CBBAC02" w14:textId="77777777" w:rsidTr="0045043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8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1" w:type="dxa"/>
            <w:shd w:val="clear" w:color="auto" w:fill="DEEAF6" w:themeFill="accent5" w:themeFillTint="33"/>
            <w:hideMark/>
          </w:tcPr>
          <w:p w14:paraId="21E19EE1" w14:textId="77777777" w:rsidR="001549A6" w:rsidRPr="00676989" w:rsidRDefault="001549A6" w:rsidP="001549A6">
            <w:pPr>
              <w:jc w:val="center"/>
              <w:rPr>
                <w:rFonts w:ascii="Calibri" w:eastAsia="Times New Roman" w:hAnsi="Calibri" w:cs="Calibri"/>
                <w:color w:val="00B050"/>
                <w:sz w:val="20"/>
                <w:szCs w:val="20"/>
              </w:rPr>
            </w:pPr>
            <w:r w:rsidRPr="00676989">
              <w:rPr>
                <w:rFonts w:ascii="Calibri" w:eastAsia="Times New Roman" w:hAnsi="Calibri" w:cs="Calibri"/>
                <w:color w:val="00B050"/>
                <w:sz w:val="20"/>
                <w:szCs w:val="20"/>
              </w:rPr>
              <w:t>Backbone</w:t>
            </w:r>
          </w:p>
        </w:tc>
        <w:tc>
          <w:tcPr>
            <w:tcW w:w="1088" w:type="dxa"/>
            <w:shd w:val="clear" w:color="auto" w:fill="DEEAF6" w:themeFill="accent5" w:themeFillTint="33"/>
            <w:hideMark/>
          </w:tcPr>
          <w:p w14:paraId="6798ED16" w14:textId="77777777" w:rsidR="001549A6" w:rsidRPr="00676989" w:rsidRDefault="001549A6" w:rsidP="001549A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B050"/>
                <w:sz w:val="20"/>
                <w:szCs w:val="20"/>
              </w:rPr>
            </w:pPr>
            <w:r w:rsidRPr="00676989">
              <w:rPr>
                <w:rFonts w:ascii="Calibri" w:eastAsia="Times New Roman" w:hAnsi="Calibri" w:cs="Angsana New"/>
                <w:color w:val="00B050"/>
                <w:sz w:val="20"/>
                <w:szCs w:val="20"/>
                <w:cs/>
              </w:rPr>
              <w:t>วิธีเทรน</w:t>
            </w:r>
          </w:p>
        </w:tc>
        <w:tc>
          <w:tcPr>
            <w:tcW w:w="1578" w:type="dxa"/>
            <w:shd w:val="clear" w:color="auto" w:fill="DEEAF6" w:themeFill="accent5" w:themeFillTint="33"/>
            <w:hideMark/>
          </w:tcPr>
          <w:p w14:paraId="70CC4C8A" w14:textId="77777777" w:rsidR="001549A6" w:rsidRPr="00676989" w:rsidRDefault="001549A6" w:rsidP="001549A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B050"/>
                <w:sz w:val="20"/>
                <w:szCs w:val="20"/>
              </w:rPr>
            </w:pPr>
            <w:r w:rsidRPr="00676989">
              <w:rPr>
                <w:rFonts w:ascii="Calibri" w:eastAsia="Times New Roman" w:hAnsi="Calibri" w:cs="Calibri"/>
                <w:color w:val="00B050"/>
                <w:sz w:val="20"/>
                <w:szCs w:val="20"/>
              </w:rPr>
              <w:t>Macro-F1</w:t>
            </w:r>
          </w:p>
        </w:tc>
        <w:tc>
          <w:tcPr>
            <w:tcW w:w="1533" w:type="dxa"/>
            <w:shd w:val="clear" w:color="auto" w:fill="DEEAF6" w:themeFill="accent5" w:themeFillTint="33"/>
            <w:hideMark/>
          </w:tcPr>
          <w:p w14:paraId="68A14B62" w14:textId="77777777" w:rsidR="001549A6" w:rsidRPr="00676989" w:rsidRDefault="001549A6" w:rsidP="001549A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B050"/>
                <w:sz w:val="20"/>
                <w:szCs w:val="20"/>
              </w:rPr>
            </w:pPr>
            <w:r w:rsidRPr="00676989">
              <w:rPr>
                <w:rFonts w:ascii="Calibri" w:eastAsia="Times New Roman" w:hAnsi="Calibri" w:cs="Calibri"/>
                <w:color w:val="00B050"/>
                <w:sz w:val="20"/>
                <w:szCs w:val="20"/>
              </w:rPr>
              <w:t>Accuracy</w:t>
            </w:r>
          </w:p>
        </w:tc>
        <w:tc>
          <w:tcPr>
            <w:tcW w:w="1696" w:type="dxa"/>
            <w:shd w:val="clear" w:color="auto" w:fill="DEEAF6" w:themeFill="accent5" w:themeFillTint="33"/>
            <w:hideMark/>
          </w:tcPr>
          <w:p w14:paraId="0ED5D52F" w14:textId="77777777" w:rsidR="001549A6" w:rsidRPr="00676989" w:rsidRDefault="001549A6" w:rsidP="001549A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B050"/>
                <w:sz w:val="20"/>
                <w:szCs w:val="20"/>
              </w:rPr>
            </w:pPr>
            <w:r w:rsidRPr="00676989">
              <w:rPr>
                <w:rFonts w:ascii="Calibri" w:eastAsia="Times New Roman" w:hAnsi="Calibri" w:cs="Calibri"/>
                <w:color w:val="00B050"/>
                <w:sz w:val="20"/>
                <w:szCs w:val="20"/>
              </w:rPr>
              <w:t>Precision (macro)</w:t>
            </w:r>
          </w:p>
        </w:tc>
        <w:tc>
          <w:tcPr>
            <w:tcW w:w="1627" w:type="dxa"/>
            <w:shd w:val="clear" w:color="auto" w:fill="DEEAF6" w:themeFill="accent5" w:themeFillTint="33"/>
            <w:hideMark/>
          </w:tcPr>
          <w:p w14:paraId="3C6012BD" w14:textId="77777777" w:rsidR="001549A6" w:rsidRPr="00676989" w:rsidRDefault="001549A6" w:rsidP="001549A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B050"/>
                <w:sz w:val="20"/>
                <w:szCs w:val="20"/>
              </w:rPr>
            </w:pPr>
            <w:r w:rsidRPr="00676989">
              <w:rPr>
                <w:rFonts w:ascii="Calibri" w:eastAsia="Times New Roman" w:hAnsi="Calibri" w:cs="Calibri"/>
                <w:color w:val="00B050"/>
                <w:sz w:val="20"/>
                <w:szCs w:val="20"/>
              </w:rPr>
              <w:t xml:space="preserve">Recall </w:t>
            </w:r>
            <w:r w:rsidRPr="00676989">
              <w:rPr>
                <w:rFonts w:ascii="Calibri" w:eastAsia="Times New Roman" w:hAnsi="Calibri" w:cs="Calibri"/>
                <w:color w:val="00B050"/>
                <w:sz w:val="20"/>
                <w:szCs w:val="20"/>
              </w:rPr>
              <w:br/>
              <w:t>(macro)</w:t>
            </w:r>
          </w:p>
        </w:tc>
      </w:tr>
      <w:tr w:rsidR="008326F6" w:rsidRPr="008326F6" w14:paraId="461514AC" w14:textId="77777777" w:rsidTr="00450436">
        <w:trPr>
          <w:trHeight w:val="4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1" w:type="dxa"/>
            <w:hideMark/>
          </w:tcPr>
          <w:p w14:paraId="56C2B047" w14:textId="77777777" w:rsidR="001549A6" w:rsidRPr="00676989" w:rsidRDefault="001549A6" w:rsidP="001549A6">
            <w:pPr>
              <w:rPr>
                <w:rFonts w:ascii="Calibri" w:eastAsia="Times New Roman" w:hAnsi="Calibri" w:cs="Calibri"/>
                <w:color w:val="00B050"/>
                <w:sz w:val="20"/>
                <w:szCs w:val="20"/>
              </w:rPr>
            </w:pPr>
            <w:r w:rsidRPr="00676989">
              <w:rPr>
                <w:rFonts w:ascii="Calibri" w:eastAsia="Times New Roman" w:hAnsi="Calibri" w:cs="Calibri"/>
                <w:color w:val="00B050"/>
                <w:sz w:val="20"/>
                <w:szCs w:val="20"/>
              </w:rPr>
              <w:t>ResNet50</w:t>
            </w:r>
          </w:p>
        </w:tc>
        <w:tc>
          <w:tcPr>
            <w:tcW w:w="1088" w:type="dxa"/>
            <w:hideMark/>
          </w:tcPr>
          <w:p w14:paraId="05F16EAF" w14:textId="77777777" w:rsidR="001549A6" w:rsidRPr="00676989" w:rsidRDefault="001549A6" w:rsidP="001549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B050"/>
                <w:sz w:val="20"/>
                <w:szCs w:val="20"/>
              </w:rPr>
            </w:pPr>
            <w:r w:rsidRPr="00676989">
              <w:rPr>
                <w:rFonts w:ascii="Calibri" w:eastAsia="Times New Roman" w:hAnsi="Calibri" w:cs="Calibri"/>
                <w:color w:val="00B050"/>
                <w:sz w:val="20"/>
                <w:szCs w:val="20"/>
              </w:rPr>
              <w:t>Freeze all</w:t>
            </w:r>
          </w:p>
        </w:tc>
        <w:tc>
          <w:tcPr>
            <w:tcW w:w="1578" w:type="dxa"/>
            <w:hideMark/>
          </w:tcPr>
          <w:p w14:paraId="1A2FEFB7" w14:textId="77777777" w:rsidR="001549A6" w:rsidRPr="00676989" w:rsidRDefault="001549A6" w:rsidP="001549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B050"/>
                <w:sz w:val="20"/>
                <w:szCs w:val="20"/>
              </w:rPr>
            </w:pPr>
            <w:r w:rsidRPr="00676989">
              <w:rPr>
                <w:rFonts w:ascii="Calibri" w:eastAsia="Times New Roman" w:hAnsi="Calibri" w:cs="Calibri"/>
                <w:color w:val="00B050"/>
                <w:sz w:val="20"/>
                <w:szCs w:val="20"/>
              </w:rPr>
              <w:t>0.9558 ± 0.0060</w:t>
            </w:r>
          </w:p>
        </w:tc>
        <w:tc>
          <w:tcPr>
            <w:tcW w:w="1533" w:type="dxa"/>
            <w:hideMark/>
          </w:tcPr>
          <w:p w14:paraId="3C0C058A" w14:textId="77777777" w:rsidR="001549A6" w:rsidRPr="00676989" w:rsidRDefault="001549A6" w:rsidP="001549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B050"/>
                <w:sz w:val="20"/>
                <w:szCs w:val="20"/>
              </w:rPr>
            </w:pPr>
            <w:r w:rsidRPr="00676989">
              <w:rPr>
                <w:rFonts w:ascii="Calibri" w:eastAsia="Times New Roman" w:hAnsi="Calibri" w:cs="Calibri"/>
                <w:color w:val="00B050"/>
                <w:sz w:val="20"/>
                <w:szCs w:val="20"/>
              </w:rPr>
              <w:t>0.9568 ± 0.0057</w:t>
            </w:r>
          </w:p>
        </w:tc>
        <w:tc>
          <w:tcPr>
            <w:tcW w:w="1696" w:type="dxa"/>
            <w:hideMark/>
          </w:tcPr>
          <w:p w14:paraId="343D529B" w14:textId="77777777" w:rsidR="001549A6" w:rsidRPr="00676989" w:rsidRDefault="001549A6" w:rsidP="001549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B050"/>
                <w:sz w:val="20"/>
                <w:szCs w:val="20"/>
              </w:rPr>
            </w:pPr>
            <w:r w:rsidRPr="00676989">
              <w:rPr>
                <w:rFonts w:ascii="Calibri" w:eastAsia="Times New Roman" w:hAnsi="Calibri" w:cs="Calibri"/>
                <w:color w:val="00B050"/>
                <w:sz w:val="20"/>
                <w:szCs w:val="20"/>
              </w:rPr>
              <w:t>0.9543 ± 0.0067</w:t>
            </w:r>
          </w:p>
        </w:tc>
        <w:tc>
          <w:tcPr>
            <w:tcW w:w="1627" w:type="dxa"/>
            <w:hideMark/>
          </w:tcPr>
          <w:p w14:paraId="2F96C51F" w14:textId="77777777" w:rsidR="001549A6" w:rsidRPr="00676989" w:rsidRDefault="001549A6" w:rsidP="001549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B050"/>
                <w:sz w:val="20"/>
                <w:szCs w:val="20"/>
              </w:rPr>
            </w:pPr>
            <w:r w:rsidRPr="00676989">
              <w:rPr>
                <w:rFonts w:ascii="Calibri" w:eastAsia="Times New Roman" w:hAnsi="Calibri" w:cs="Calibri"/>
                <w:color w:val="00B050"/>
                <w:sz w:val="20"/>
                <w:szCs w:val="20"/>
              </w:rPr>
              <w:t>0.9578 ± 0.0051</w:t>
            </w:r>
          </w:p>
        </w:tc>
      </w:tr>
      <w:tr w:rsidR="008326F6" w:rsidRPr="008326F6" w14:paraId="335EB9DA" w14:textId="77777777" w:rsidTr="00450436">
        <w:trPr>
          <w:trHeight w:val="44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1" w:type="dxa"/>
            <w:hideMark/>
          </w:tcPr>
          <w:p w14:paraId="31C6DF3B" w14:textId="77777777" w:rsidR="001549A6" w:rsidRPr="00676989" w:rsidRDefault="001549A6" w:rsidP="001549A6">
            <w:pPr>
              <w:rPr>
                <w:rFonts w:ascii="Calibri" w:eastAsia="Times New Roman" w:hAnsi="Calibri" w:cs="Calibri"/>
                <w:color w:val="00B050"/>
                <w:sz w:val="20"/>
                <w:szCs w:val="20"/>
              </w:rPr>
            </w:pPr>
          </w:p>
        </w:tc>
        <w:tc>
          <w:tcPr>
            <w:tcW w:w="1088" w:type="dxa"/>
            <w:hideMark/>
          </w:tcPr>
          <w:p w14:paraId="356E9E9F" w14:textId="118EF424" w:rsidR="001549A6" w:rsidRPr="00676989" w:rsidRDefault="001549A6" w:rsidP="001549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B050"/>
                <w:sz w:val="20"/>
                <w:szCs w:val="20"/>
              </w:rPr>
            </w:pPr>
            <w:r w:rsidRPr="00676989">
              <w:rPr>
                <w:rFonts w:ascii="Calibri" w:eastAsia="Times New Roman" w:hAnsi="Calibri" w:cs="Calibri"/>
                <w:color w:val="00B050"/>
                <w:sz w:val="20"/>
                <w:szCs w:val="20"/>
              </w:rPr>
              <w:t>Selective Unfreeze</w:t>
            </w:r>
          </w:p>
        </w:tc>
        <w:tc>
          <w:tcPr>
            <w:tcW w:w="1578" w:type="dxa"/>
            <w:hideMark/>
          </w:tcPr>
          <w:p w14:paraId="6FC7F879" w14:textId="77777777" w:rsidR="001549A6" w:rsidRPr="00676989" w:rsidRDefault="001549A6" w:rsidP="001549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B050"/>
                <w:sz w:val="20"/>
                <w:szCs w:val="20"/>
              </w:rPr>
            </w:pPr>
            <w:r w:rsidRPr="00676989">
              <w:rPr>
                <w:rFonts w:ascii="Calibri" w:eastAsia="Times New Roman" w:hAnsi="Calibri" w:cs="Calibri"/>
                <w:color w:val="00B050"/>
                <w:sz w:val="20"/>
                <w:szCs w:val="20"/>
              </w:rPr>
              <w:t>0.9921 ± 0.0063</w:t>
            </w:r>
          </w:p>
        </w:tc>
        <w:tc>
          <w:tcPr>
            <w:tcW w:w="1533" w:type="dxa"/>
            <w:hideMark/>
          </w:tcPr>
          <w:p w14:paraId="65943B6E" w14:textId="77777777" w:rsidR="001549A6" w:rsidRPr="00676989" w:rsidRDefault="001549A6" w:rsidP="001549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B050"/>
                <w:sz w:val="20"/>
                <w:szCs w:val="20"/>
              </w:rPr>
            </w:pPr>
            <w:r w:rsidRPr="00676989">
              <w:rPr>
                <w:rFonts w:ascii="Calibri" w:eastAsia="Times New Roman" w:hAnsi="Calibri" w:cs="Calibri"/>
                <w:color w:val="00B050"/>
                <w:sz w:val="20"/>
                <w:szCs w:val="20"/>
              </w:rPr>
              <w:t>0.9919 ± 0.0062</w:t>
            </w:r>
          </w:p>
        </w:tc>
        <w:tc>
          <w:tcPr>
            <w:tcW w:w="1696" w:type="dxa"/>
            <w:hideMark/>
          </w:tcPr>
          <w:p w14:paraId="02B8E65F" w14:textId="77777777" w:rsidR="001549A6" w:rsidRPr="00676989" w:rsidRDefault="001549A6" w:rsidP="001549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B050"/>
                <w:sz w:val="20"/>
                <w:szCs w:val="20"/>
              </w:rPr>
            </w:pPr>
            <w:r w:rsidRPr="00676989">
              <w:rPr>
                <w:rFonts w:ascii="Calibri" w:eastAsia="Times New Roman" w:hAnsi="Calibri" w:cs="Calibri"/>
                <w:color w:val="00B050"/>
                <w:sz w:val="20"/>
                <w:szCs w:val="20"/>
              </w:rPr>
              <w:t>0.9916 ± 0.0072</w:t>
            </w:r>
          </w:p>
        </w:tc>
        <w:tc>
          <w:tcPr>
            <w:tcW w:w="1627" w:type="dxa"/>
            <w:hideMark/>
          </w:tcPr>
          <w:p w14:paraId="0A6A8436" w14:textId="77777777" w:rsidR="001549A6" w:rsidRPr="00676989" w:rsidRDefault="001549A6" w:rsidP="001549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B050"/>
                <w:sz w:val="20"/>
                <w:szCs w:val="20"/>
              </w:rPr>
            </w:pPr>
            <w:r w:rsidRPr="00676989">
              <w:rPr>
                <w:rFonts w:ascii="Calibri" w:eastAsia="Times New Roman" w:hAnsi="Calibri" w:cs="Calibri"/>
                <w:color w:val="00B050"/>
                <w:sz w:val="20"/>
                <w:szCs w:val="20"/>
              </w:rPr>
              <w:t>0.9927 ± 0.0053</w:t>
            </w:r>
          </w:p>
        </w:tc>
      </w:tr>
      <w:tr w:rsidR="008326F6" w:rsidRPr="008326F6" w14:paraId="22420535" w14:textId="77777777" w:rsidTr="00450436">
        <w:trPr>
          <w:trHeight w:val="44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1" w:type="dxa"/>
            <w:hideMark/>
          </w:tcPr>
          <w:p w14:paraId="540CAD70" w14:textId="77777777" w:rsidR="001549A6" w:rsidRPr="00676989" w:rsidRDefault="001549A6" w:rsidP="001549A6">
            <w:pPr>
              <w:rPr>
                <w:rFonts w:ascii="Calibri" w:eastAsia="Times New Roman" w:hAnsi="Calibri" w:cs="Calibri"/>
                <w:color w:val="00B050"/>
                <w:sz w:val="20"/>
                <w:szCs w:val="20"/>
              </w:rPr>
            </w:pPr>
            <w:r w:rsidRPr="00676989">
              <w:rPr>
                <w:rFonts w:ascii="Calibri" w:eastAsia="Times New Roman" w:hAnsi="Calibri" w:cs="Calibri"/>
                <w:color w:val="00B050"/>
                <w:sz w:val="20"/>
                <w:szCs w:val="20"/>
              </w:rPr>
              <w:t>VGG16</w:t>
            </w:r>
          </w:p>
        </w:tc>
        <w:tc>
          <w:tcPr>
            <w:tcW w:w="1088" w:type="dxa"/>
            <w:hideMark/>
          </w:tcPr>
          <w:p w14:paraId="056676B3" w14:textId="77777777" w:rsidR="001549A6" w:rsidRPr="00676989" w:rsidRDefault="001549A6" w:rsidP="001549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B050"/>
                <w:sz w:val="20"/>
                <w:szCs w:val="20"/>
              </w:rPr>
            </w:pPr>
            <w:r w:rsidRPr="00676989">
              <w:rPr>
                <w:rFonts w:ascii="Calibri" w:eastAsia="Times New Roman" w:hAnsi="Calibri" w:cs="Calibri"/>
                <w:color w:val="00B050"/>
                <w:sz w:val="20"/>
                <w:szCs w:val="20"/>
              </w:rPr>
              <w:t>Freeze all</w:t>
            </w:r>
          </w:p>
        </w:tc>
        <w:tc>
          <w:tcPr>
            <w:tcW w:w="1578" w:type="dxa"/>
            <w:hideMark/>
          </w:tcPr>
          <w:p w14:paraId="46E45418" w14:textId="77777777" w:rsidR="001549A6" w:rsidRPr="00676989" w:rsidRDefault="001549A6" w:rsidP="001549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B050"/>
                <w:sz w:val="20"/>
                <w:szCs w:val="20"/>
              </w:rPr>
            </w:pPr>
            <w:r w:rsidRPr="00676989">
              <w:rPr>
                <w:rFonts w:ascii="Calibri" w:eastAsia="Times New Roman" w:hAnsi="Calibri" w:cs="Calibri"/>
                <w:color w:val="00B050"/>
                <w:sz w:val="20"/>
                <w:szCs w:val="20"/>
              </w:rPr>
              <w:t>0.9506 ± 0.0077</w:t>
            </w:r>
          </w:p>
        </w:tc>
        <w:tc>
          <w:tcPr>
            <w:tcW w:w="1533" w:type="dxa"/>
            <w:hideMark/>
          </w:tcPr>
          <w:p w14:paraId="407AF6DC" w14:textId="77777777" w:rsidR="001549A6" w:rsidRPr="00676989" w:rsidRDefault="001549A6" w:rsidP="001549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B050"/>
                <w:sz w:val="20"/>
                <w:szCs w:val="20"/>
              </w:rPr>
            </w:pPr>
            <w:r w:rsidRPr="00676989">
              <w:rPr>
                <w:rFonts w:ascii="Calibri" w:eastAsia="Times New Roman" w:hAnsi="Calibri" w:cs="Calibri"/>
                <w:color w:val="00B050"/>
                <w:sz w:val="20"/>
                <w:szCs w:val="20"/>
              </w:rPr>
              <w:t>0.9509 ± 0.0076</w:t>
            </w:r>
          </w:p>
        </w:tc>
        <w:tc>
          <w:tcPr>
            <w:tcW w:w="1696" w:type="dxa"/>
            <w:hideMark/>
          </w:tcPr>
          <w:p w14:paraId="485D1D1B" w14:textId="77777777" w:rsidR="001549A6" w:rsidRPr="00676989" w:rsidRDefault="001549A6" w:rsidP="001549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B050"/>
                <w:sz w:val="20"/>
                <w:szCs w:val="20"/>
              </w:rPr>
            </w:pPr>
            <w:r w:rsidRPr="00676989">
              <w:rPr>
                <w:rFonts w:ascii="Calibri" w:eastAsia="Times New Roman" w:hAnsi="Calibri" w:cs="Calibri"/>
                <w:color w:val="00B050"/>
                <w:sz w:val="20"/>
                <w:szCs w:val="20"/>
              </w:rPr>
              <w:t>0.9485 ± 0.0088</w:t>
            </w:r>
          </w:p>
        </w:tc>
        <w:tc>
          <w:tcPr>
            <w:tcW w:w="1627" w:type="dxa"/>
            <w:hideMark/>
          </w:tcPr>
          <w:p w14:paraId="37325DB7" w14:textId="77777777" w:rsidR="001549A6" w:rsidRPr="00676989" w:rsidRDefault="001549A6" w:rsidP="001549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B050"/>
                <w:sz w:val="20"/>
                <w:szCs w:val="20"/>
              </w:rPr>
            </w:pPr>
            <w:r w:rsidRPr="00676989">
              <w:rPr>
                <w:rFonts w:ascii="Calibri" w:eastAsia="Times New Roman" w:hAnsi="Calibri" w:cs="Calibri"/>
                <w:color w:val="00B050"/>
                <w:sz w:val="20"/>
                <w:szCs w:val="20"/>
              </w:rPr>
              <w:t>0.9538 ± 0.0063</w:t>
            </w:r>
          </w:p>
        </w:tc>
      </w:tr>
      <w:tr w:rsidR="008326F6" w:rsidRPr="008326F6" w14:paraId="41D46C62" w14:textId="77777777" w:rsidTr="00450436">
        <w:trPr>
          <w:trHeight w:val="44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1" w:type="dxa"/>
            <w:hideMark/>
          </w:tcPr>
          <w:p w14:paraId="59CE7FEB" w14:textId="77777777" w:rsidR="001549A6" w:rsidRPr="00676989" w:rsidRDefault="001549A6" w:rsidP="001549A6">
            <w:pPr>
              <w:rPr>
                <w:rFonts w:ascii="Calibri" w:eastAsia="Times New Roman" w:hAnsi="Calibri" w:cs="Calibri"/>
                <w:color w:val="00B050"/>
                <w:sz w:val="20"/>
                <w:szCs w:val="20"/>
              </w:rPr>
            </w:pPr>
          </w:p>
        </w:tc>
        <w:tc>
          <w:tcPr>
            <w:tcW w:w="1088" w:type="dxa"/>
            <w:hideMark/>
          </w:tcPr>
          <w:p w14:paraId="620E4704" w14:textId="3DAE2390" w:rsidR="001549A6" w:rsidRPr="00676989" w:rsidRDefault="001549A6" w:rsidP="001549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B050"/>
                <w:sz w:val="20"/>
                <w:szCs w:val="20"/>
              </w:rPr>
            </w:pPr>
            <w:r w:rsidRPr="00676989">
              <w:rPr>
                <w:rFonts w:ascii="Calibri" w:eastAsia="Times New Roman" w:hAnsi="Calibri" w:cs="Calibri"/>
                <w:color w:val="00B050"/>
                <w:sz w:val="20"/>
                <w:szCs w:val="20"/>
              </w:rPr>
              <w:t>Selective Unfreeze</w:t>
            </w:r>
          </w:p>
        </w:tc>
        <w:tc>
          <w:tcPr>
            <w:tcW w:w="1578" w:type="dxa"/>
            <w:hideMark/>
          </w:tcPr>
          <w:p w14:paraId="58C74CD4" w14:textId="77777777" w:rsidR="001549A6" w:rsidRPr="00676989" w:rsidRDefault="001549A6" w:rsidP="001549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B050"/>
                <w:sz w:val="20"/>
                <w:szCs w:val="20"/>
              </w:rPr>
            </w:pPr>
            <w:r w:rsidRPr="00676989">
              <w:rPr>
                <w:rFonts w:ascii="Calibri" w:eastAsia="Times New Roman" w:hAnsi="Calibri" w:cs="Calibri"/>
                <w:b/>
                <w:bCs/>
                <w:color w:val="00B050"/>
                <w:sz w:val="20"/>
                <w:szCs w:val="20"/>
              </w:rPr>
              <w:t>0.9947 ± 0.0014</w:t>
            </w:r>
          </w:p>
        </w:tc>
        <w:tc>
          <w:tcPr>
            <w:tcW w:w="1533" w:type="dxa"/>
            <w:hideMark/>
          </w:tcPr>
          <w:p w14:paraId="70DB3BD3" w14:textId="77777777" w:rsidR="001549A6" w:rsidRPr="00676989" w:rsidRDefault="001549A6" w:rsidP="001549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B050"/>
                <w:sz w:val="20"/>
                <w:szCs w:val="20"/>
              </w:rPr>
            </w:pPr>
            <w:r w:rsidRPr="00676989">
              <w:rPr>
                <w:rFonts w:ascii="Calibri" w:eastAsia="Times New Roman" w:hAnsi="Calibri" w:cs="Calibri"/>
                <w:b/>
                <w:bCs/>
                <w:color w:val="00B050"/>
                <w:sz w:val="20"/>
                <w:szCs w:val="20"/>
              </w:rPr>
              <w:t>0.9956 ± 0.0015</w:t>
            </w:r>
          </w:p>
        </w:tc>
        <w:tc>
          <w:tcPr>
            <w:tcW w:w="1696" w:type="dxa"/>
            <w:hideMark/>
          </w:tcPr>
          <w:p w14:paraId="2593138D" w14:textId="77777777" w:rsidR="001549A6" w:rsidRPr="00676989" w:rsidRDefault="001549A6" w:rsidP="001549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B050"/>
                <w:sz w:val="20"/>
                <w:szCs w:val="20"/>
              </w:rPr>
            </w:pPr>
            <w:r w:rsidRPr="00676989">
              <w:rPr>
                <w:rFonts w:ascii="Calibri" w:eastAsia="Times New Roman" w:hAnsi="Calibri" w:cs="Calibri"/>
                <w:b/>
                <w:bCs/>
                <w:color w:val="00B050"/>
                <w:sz w:val="20"/>
                <w:szCs w:val="20"/>
              </w:rPr>
              <w:t>0.9942 ± 0.0015</w:t>
            </w:r>
          </w:p>
        </w:tc>
        <w:tc>
          <w:tcPr>
            <w:tcW w:w="1627" w:type="dxa"/>
            <w:hideMark/>
          </w:tcPr>
          <w:p w14:paraId="1661D27B" w14:textId="77777777" w:rsidR="001549A6" w:rsidRPr="00676989" w:rsidRDefault="001549A6" w:rsidP="001549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B050"/>
                <w:sz w:val="20"/>
                <w:szCs w:val="20"/>
              </w:rPr>
            </w:pPr>
            <w:r w:rsidRPr="00676989">
              <w:rPr>
                <w:rFonts w:ascii="Calibri" w:eastAsia="Times New Roman" w:hAnsi="Calibri" w:cs="Calibri"/>
                <w:b/>
                <w:bCs/>
                <w:color w:val="00B050"/>
                <w:sz w:val="20"/>
                <w:szCs w:val="20"/>
              </w:rPr>
              <w:t>0.9953 ± 0.0014</w:t>
            </w:r>
          </w:p>
        </w:tc>
      </w:tr>
      <w:tr w:rsidR="008326F6" w:rsidRPr="008326F6" w14:paraId="546CBA8A" w14:textId="77777777" w:rsidTr="00450436">
        <w:trPr>
          <w:trHeight w:val="44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1" w:type="dxa"/>
            <w:hideMark/>
          </w:tcPr>
          <w:p w14:paraId="0D4ED22F" w14:textId="77777777" w:rsidR="001549A6" w:rsidRPr="00676989" w:rsidRDefault="001549A6" w:rsidP="001549A6">
            <w:pPr>
              <w:rPr>
                <w:rFonts w:ascii="Calibri" w:eastAsia="Times New Roman" w:hAnsi="Calibri" w:cs="Calibri"/>
                <w:color w:val="00B050"/>
                <w:sz w:val="20"/>
                <w:szCs w:val="20"/>
              </w:rPr>
            </w:pPr>
            <w:r w:rsidRPr="00676989">
              <w:rPr>
                <w:rFonts w:ascii="Calibri" w:eastAsia="Times New Roman" w:hAnsi="Calibri" w:cs="Calibri"/>
                <w:color w:val="00B050"/>
                <w:sz w:val="20"/>
                <w:szCs w:val="20"/>
              </w:rPr>
              <w:t>EfficientNet-B0</w:t>
            </w:r>
          </w:p>
        </w:tc>
        <w:tc>
          <w:tcPr>
            <w:tcW w:w="1088" w:type="dxa"/>
            <w:hideMark/>
          </w:tcPr>
          <w:p w14:paraId="23E1FBBD" w14:textId="77777777" w:rsidR="001549A6" w:rsidRPr="00676989" w:rsidRDefault="001549A6" w:rsidP="001549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B050"/>
                <w:sz w:val="20"/>
                <w:szCs w:val="20"/>
              </w:rPr>
            </w:pPr>
            <w:r w:rsidRPr="00676989">
              <w:rPr>
                <w:rFonts w:ascii="Calibri" w:eastAsia="Times New Roman" w:hAnsi="Calibri" w:cs="Calibri"/>
                <w:color w:val="00B050"/>
                <w:sz w:val="20"/>
                <w:szCs w:val="20"/>
              </w:rPr>
              <w:t>Freeze all</w:t>
            </w:r>
          </w:p>
        </w:tc>
        <w:tc>
          <w:tcPr>
            <w:tcW w:w="1578" w:type="dxa"/>
            <w:hideMark/>
          </w:tcPr>
          <w:p w14:paraId="2F835103" w14:textId="77777777" w:rsidR="001549A6" w:rsidRPr="00676989" w:rsidRDefault="001549A6" w:rsidP="001549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B050"/>
                <w:sz w:val="20"/>
                <w:szCs w:val="20"/>
              </w:rPr>
            </w:pPr>
            <w:r w:rsidRPr="00676989">
              <w:rPr>
                <w:rFonts w:ascii="Calibri" w:eastAsia="Times New Roman" w:hAnsi="Calibri" w:cs="Calibri"/>
                <w:b/>
                <w:bCs/>
                <w:color w:val="00B050"/>
                <w:sz w:val="20"/>
                <w:szCs w:val="20"/>
              </w:rPr>
              <w:t>0.9687 ± 0.0040</w:t>
            </w:r>
          </w:p>
        </w:tc>
        <w:tc>
          <w:tcPr>
            <w:tcW w:w="1533" w:type="dxa"/>
            <w:hideMark/>
          </w:tcPr>
          <w:p w14:paraId="5BC7A147" w14:textId="77777777" w:rsidR="001549A6" w:rsidRPr="00676989" w:rsidRDefault="001549A6" w:rsidP="001549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B050"/>
                <w:sz w:val="20"/>
                <w:szCs w:val="20"/>
              </w:rPr>
            </w:pPr>
            <w:r w:rsidRPr="00676989">
              <w:rPr>
                <w:rFonts w:ascii="Calibri" w:eastAsia="Times New Roman" w:hAnsi="Calibri" w:cs="Calibri"/>
                <w:b/>
                <w:bCs/>
                <w:color w:val="00B050"/>
                <w:sz w:val="20"/>
                <w:szCs w:val="20"/>
              </w:rPr>
              <w:t>0.9692 ± 0.0039</w:t>
            </w:r>
          </w:p>
        </w:tc>
        <w:tc>
          <w:tcPr>
            <w:tcW w:w="1696" w:type="dxa"/>
            <w:hideMark/>
          </w:tcPr>
          <w:p w14:paraId="1482FBAF" w14:textId="77777777" w:rsidR="001549A6" w:rsidRPr="00676989" w:rsidRDefault="001549A6" w:rsidP="001549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B050"/>
                <w:sz w:val="20"/>
                <w:szCs w:val="20"/>
              </w:rPr>
            </w:pPr>
            <w:r w:rsidRPr="00676989">
              <w:rPr>
                <w:rFonts w:ascii="Calibri" w:eastAsia="Times New Roman" w:hAnsi="Calibri" w:cs="Calibri"/>
                <w:b/>
                <w:bCs/>
                <w:color w:val="00B050"/>
                <w:sz w:val="20"/>
                <w:szCs w:val="20"/>
              </w:rPr>
              <w:t>0.9689 ± 0.0044</w:t>
            </w:r>
          </w:p>
        </w:tc>
        <w:tc>
          <w:tcPr>
            <w:tcW w:w="1627" w:type="dxa"/>
            <w:hideMark/>
          </w:tcPr>
          <w:p w14:paraId="7FFE28B6" w14:textId="77777777" w:rsidR="001549A6" w:rsidRPr="00676989" w:rsidRDefault="001549A6" w:rsidP="001549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B050"/>
                <w:sz w:val="20"/>
                <w:szCs w:val="20"/>
              </w:rPr>
            </w:pPr>
            <w:r w:rsidRPr="00676989">
              <w:rPr>
                <w:rFonts w:ascii="Calibri" w:eastAsia="Times New Roman" w:hAnsi="Calibri" w:cs="Calibri"/>
                <w:color w:val="00B050"/>
                <w:sz w:val="20"/>
                <w:szCs w:val="20"/>
              </w:rPr>
              <w:t>0.9690 ± 0.0040</w:t>
            </w:r>
          </w:p>
        </w:tc>
      </w:tr>
      <w:tr w:rsidR="008326F6" w:rsidRPr="008326F6" w14:paraId="3872D497" w14:textId="77777777" w:rsidTr="00450436">
        <w:trPr>
          <w:trHeight w:val="44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1" w:type="dxa"/>
            <w:hideMark/>
          </w:tcPr>
          <w:p w14:paraId="6A3D13AD" w14:textId="77777777" w:rsidR="001549A6" w:rsidRPr="00676989" w:rsidRDefault="001549A6" w:rsidP="001549A6">
            <w:pPr>
              <w:rPr>
                <w:rFonts w:ascii="Calibri" w:eastAsia="Times New Roman" w:hAnsi="Calibri" w:cs="Calibri"/>
                <w:color w:val="00B050"/>
                <w:sz w:val="20"/>
                <w:szCs w:val="20"/>
              </w:rPr>
            </w:pPr>
          </w:p>
        </w:tc>
        <w:tc>
          <w:tcPr>
            <w:tcW w:w="1088" w:type="dxa"/>
            <w:hideMark/>
          </w:tcPr>
          <w:p w14:paraId="4428C1FE" w14:textId="5C97151E" w:rsidR="001549A6" w:rsidRPr="00676989" w:rsidRDefault="001549A6" w:rsidP="001549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B050"/>
                <w:sz w:val="20"/>
                <w:szCs w:val="20"/>
              </w:rPr>
            </w:pPr>
            <w:r w:rsidRPr="00676989">
              <w:rPr>
                <w:rFonts w:ascii="Calibri" w:eastAsia="Times New Roman" w:hAnsi="Calibri" w:cs="Calibri"/>
                <w:color w:val="00B050"/>
                <w:sz w:val="20"/>
                <w:szCs w:val="20"/>
              </w:rPr>
              <w:t>Selective Unfreeze</w:t>
            </w:r>
          </w:p>
        </w:tc>
        <w:tc>
          <w:tcPr>
            <w:tcW w:w="1578" w:type="dxa"/>
            <w:hideMark/>
          </w:tcPr>
          <w:p w14:paraId="6AA7078F" w14:textId="77777777" w:rsidR="001549A6" w:rsidRPr="00676989" w:rsidRDefault="001549A6" w:rsidP="001549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B050"/>
                <w:sz w:val="20"/>
                <w:szCs w:val="20"/>
              </w:rPr>
            </w:pPr>
            <w:r w:rsidRPr="00676989">
              <w:rPr>
                <w:rFonts w:ascii="Calibri" w:eastAsia="Times New Roman" w:hAnsi="Calibri" w:cs="Calibri"/>
                <w:color w:val="00B050"/>
                <w:sz w:val="20"/>
                <w:szCs w:val="20"/>
              </w:rPr>
              <w:t>0.9837 ± 0.0089</w:t>
            </w:r>
          </w:p>
        </w:tc>
        <w:tc>
          <w:tcPr>
            <w:tcW w:w="1533" w:type="dxa"/>
            <w:hideMark/>
          </w:tcPr>
          <w:p w14:paraId="24D9F46F" w14:textId="77777777" w:rsidR="001549A6" w:rsidRPr="00676989" w:rsidRDefault="001549A6" w:rsidP="001549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B050"/>
                <w:sz w:val="20"/>
                <w:szCs w:val="20"/>
              </w:rPr>
            </w:pPr>
            <w:r w:rsidRPr="00676989">
              <w:rPr>
                <w:rFonts w:ascii="Calibri" w:eastAsia="Times New Roman" w:hAnsi="Calibri" w:cs="Calibri"/>
                <w:color w:val="00B050"/>
                <w:sz w:val="20"/>
                <w:szCs w:val="20"/>
              </w:rPr>
              <w:t>0.9835 ± 0.0085</w:t>
            </w:r>
          </w:p>
        </w:tc>
        <w:tc>
          <w:tcPr>
            <w:tcW w:w="1696" w:type="dxa"/>
            <w:hideMark/>
          </w:tcPr>
          <w:p w14:paraId="588306FC" w14:textId="77777777" w:rsidR="001549A6" w:rsidRPr="00676989" w:rsidRDefault="001549A6" w:rsidP="001549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B050"/>
                <w:sz w:val="20"/>
                <w:szCs w:val="20"/>
              </w:rPr>
            </w:pPr>
            <w:r w:rsidRPr="00676989">
              <w:rPr>
                <w:rFonts w:ascii="Calibri" w:eastAsia="Times New Roman" w:hAnsi="Calibri" w:cs="Calibri"/>
                <w:color w:val="00B050"/>
                <w:sz w:val="20"/>
                <w:szCs w:val="20"/>
              </w:rPr>
              <w:t>0.9821 ± 0.0102</w:t>
            </w:r>
          </w:p>
        </w:tc>
        <w:tc>
          <w:tcPr>
            <w:tcW w:w="1627" w:type="dxa"/>
            <w:hideMark/>
          </w:tcPr>
          <w:p w14:paraId="35AFE862" w14:textId="77777777" w:rsidR="001549A6" w:rsidRPr="00676989" w:rsidRDefault="001549A6" w:rsidP="001549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B050"/>
                <w:sz w:val="20"/>
                <w:szCs w:val="20"/>
              </w:rPr>
            </w:pPr>
            <w:r w:rsidRPr="00676989">
              <w:rPr>
                <w:rFonts w:ascii="Calibri" w:eastAsia="Times New Roman" w:hAnsi="Calibri" w:cs="Calibri"/>
                <w:color w:val="00B050"/>
                <w:sz w:val="20"/>
                <w:szCs w:val="20"/>
              </w:rPr>
              <w:t>0.9857 ± 0.0072</w:t>
            </w:r>
          </w:p>
        </w:tc>
      </w:tr>
      <w:tr w:rsidR="008326F6" w:rsidRPr="008326F6" w14:paraId="12ADF998" w14:textId="77777777" w:rsidTr="00450436">
        <w:trPr>
          <w:trHeight w:val="44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1" w:type="dxa"/>
            <w:hideMark/>
          </w:tcPr>
          <w:p w14:paraId="2852684B" w14:textId="77777777" w:rsidR="001549A6" w:rsidRPr="00676989" w:rsidRDefault="001549A6" w:rsidP="001549A6">
            <w:pPr>
              <w:rPr>
                <w:rFonts w:ascii="Calibri" w:eastAsia="Times New Roman" w:hAnsi="Calibri" w:cs="Calibri"/>
                <w:color w:val="00B050"/>
                <w:sz w:val="20"/>
                <w:szCs w:val="20"/>
              </w:rPr>
            </w:pPr>
            <w:r w:rsidRPr="00676989">
              <w:rPr>
                <w:rFonts w:ascii="Calibri" w:eastAsia="Times New Roman" w:hAnsi="Calibri" w:cs="Calibri"/>
                <w:color w:val="00B050"/>
                <w:sz w:val="20"/>
                <w:szCs w:val="20"/>
              </w:rPr>
              <w:t>MobileNetV3-Small</w:t>
            </w:r>
          </w:p>
        </w:tc>
        <w:tc>
          <w:tcPr>
            <w:tcW w:w="1088" w:type="dxa"/>
            <w:hideMark/>
          </w:tcPr>
          <w:p w14:paraId="7C77CB00" w14:textId="77777777" w:rsidR="001549A6" w:rsidRPr="00676989" w:rsidRDefault="001549A6" w:rsidP="001549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B050"/>
                <w:sz w:val="20"/>
                <w:szCs w:val="20"/>
              </w:rPr>
            </w:pPr>
            <w:r w:rsidRPr="00676989">
              <w:rPr>
                <w:rFonts w:ascii="Calibri" w:eastAsia="Times New Roman" w:hAnsi="Calibri" w:cs="Calibri"/>
                <w:color w:val="00B050"/>
                <w:sz w:val="20"/>
                <w:szCs w:val="20"/>
              </w:rPr>
              <w:t>Freeze all</w:t>
            </w:r>
          </w:p>
        </w:tc>
        <w:tc>
          <w:tcPr>
            <w:tcW w:w="1578" w:type="dxa"/>
            <w:hideMark/>
          </w:tcPr>
          <w:p w14:paraId="1AB3C353" w14:textId="77777777" w:rsidR="001549A6" w:rsidRPr="00676989" w:rsidRDefault="001549A6" w:rsidP="001549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B050"/>
                <w:sz w:val="20"/>
                <w:szCs w:val="20"/>
              </w:rPr>
            </w:pPr>
            <w:r w:rsidRPr="00676989">
              <w:rPr>
                <w:rFonts w:ascii="Calibri" w:eastAsia="Times New Roman" w:hAnsi="Calibri" w:cs="Calibri"/>
                <w:color w:val="00B050"/>
                <w:sz w:val="20"/>
                <w:szCs w:val="20"/>
              </w:rPr>
              <w:t>0.9549 ± 0.0144</w:t>
            </w:r>
          </w:p>
        </w:tc>
        <w:tc>
          <w:tcPr>
            <w:tcW w:w="1533" w:type="dxa"/>
            <w:hideMark/>
          </w:tcPr>
          <w:p w14:paraId="7D591899" w14:textId="77777777" w:rsidR="001549A6" w:rsidRPr="00676989" w:rsidRDefault="001549A6" w:rsidP="001549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B050"/>
                <w:sz w:val="20"/>
                <w:szCs w:val="20"/>
              </w:rPr>
            </w:pPr>
            <w:r w:rsidRPr="00676989">
              <w:rPr>
                <w:rFonts w:ascii="Calibri" w:eastAsia="Times New Roman" w:hAnsi="Calibri" w:cs="Calibri"/>
                <w:color w:val="00B050"/>
                <w:sz w:val="20"/>
                <w:szCs w:val="20"/>
              </w:rPr>
              <w:t>0.9568 ± 0.0140</w:t>
            </w:r>
          </w:p>
        </w:tc>
        <w:tc>
          <w:tcPr>
            <w:tcW w:w="1696" w:type="dxa"/>
            <w:hideMark/>
          </w:tcPr>
          <w:p w14:paraId="5E11906E" w14:textId="77777777" w:rsidR="001549A6" w:rsidRPr="00676989" w:rsidRDefault="001549A6" w:rsidP="001549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B050"/>
                <w:sz w:val="20"/>
                <w:szCs w:val="20"/>
              </w:rPr>
            </w:pPr>
            <w:r w:rsidRPr="00676989">
              <w:rPr>
                <w:rFonts w:ascii="Calibri" w:eastAsia="Times New Roman" w:hAnsi="Calibri" w:cs="Calibri"/>
                <w:color w:val="00B050"/>
                <w:sz w:val="20"/>
                <w:szCs w:val="20"/>
              </w:rPr>
              <w:t>0.9516 ± 0.0154</w:t>
            </w:r>
          </w:p>
        </w:tc>
        <w:tc>
          <w:tcPr>
            <w:tcW w:w="1627" w:type="dxa"/>
            <w:hideMark/>
          </w:tcPr>
          <w:p w14:paraId="62DEA6B3" w14:textId="77777777" w:rsidR="001549A6" w:rsidRPr="00676989" w:rsidRDefault="001549A6" w:rsidP="001549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B050"/>
                <w:sz w:val="20"/>
                <w:szCs w:val="20"/>
              </w:rPr>
            </w:pPr>
            <w:r w:rsidRPr="00676989">
              <w:rPr>
                <w:rFonts w:ascii="Calibri" w:eastAsia="Times New Roman" w:hAnsi="Calibri" w:cs="Calibri"/>
                <w:b/>
                <w:bCs/>
                <w:color w:val="00B050"/>
                <w:sz w:val="20"/>
                <w:szCs w:val="20"/>
              </w:rPr>
              <w:t>0.9600 ± 0.0120</w:t>
            </w:r>
          </w:p>
        </w:tc>
      </w:tr>
      <w:tr w:rsidR="008326F6" w:rsidRPr="008326F6" w14:paraId="1395C7ED" w14:textId="77777777" w:rsidTr="00450436">
        <w:trPr>
          <w:trHeight w:val="44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1" w:type="dxa"/>
            <w:hideMark/>
          </w:tcPr>
          <w:p w14:paraId="374D0A85" w14:textId="77777777" w:rsidR="001549A6" w:rsidRPr="00676989" w:rsidRDefault="001549A6" w:rsidP="001549A6">
            <w:pPr>
              <w:rPr>
                <w:rFonts w:ascii="Calibri" w:eastAsia="Times New Roman" w:hAnsi="Calibri" w:cs="Calibri"/>
                <w:color w:val="00B050"/>
                <w:sz w:val="20"/>
                <w:szCs w:val="20"/>
              </w:rPr>
            </w:pPr>
          </w:p>
        </w:tc>
        <w:tc>
          <w:tcPr>
            <w:tcW w:w="1088" w:type="dxa"/>
            <w:hideMark/>
          </w:tcPr>
          <w:p w14:paraId="2199630A" w14:textId="2B11F684" w:rsidR="001549A6" w:rsidRPr="00676989" w:rsidRDefault="001549A6" w:rsidP="001549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B050"/>
                <w:sz w:val="20"/>
                <w:szCs w:val="20"/>
              </w:rPr>
            </w:pPr>
            <w:r w:rsidRPr="00676989">
              <w:rPr>
                <w:rFonts w:ascii="Calibri" w:eastAsia="Times New Roman" w:hAnsi="Calibri" w:cs="Calibri"/>
                <w:color w:val="00B050"/>
                <w:sz w:val="20"/>
                <w:szCs w:val="20"/>
              </w:rPr>
              <w:t>Selective Unfreeze</w:t>
            </w:r>
          </w:p>
        </w:tc>
        <w:tc>
          <w:tcPr>
            <w:tcW w:w="1578" w:type="dxa"/>
            <w:hideMark/>
          </w:tcPr>
          <w:p w14:paraId="14793E7E" w14:textId="77777777" w:rsidR="001549A6" w:rsidRPr="00676989" w:rsidRDefault="001549A6" w:rsidP="001549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B050"/>
                <w:sz w:val="20"/>
                <w:szCs w:val="20"/>
              </w:rPr>
            </w:pPr>
            <w:r w:rsidRPr="00676989">
              <w:rPr>
                <w:rFonts w:ascii="Calibri" w:eastAsia="Times New Roman" w:hAnsi="Calibri" w:cs="Calibri"/>
                <w:color w:val="00B050"/>
                <w:sz w:val="20"/>
                <w:szCs w:val="20"/>
              </w:rPr>
              <w:t>0.9841 ± 0.0051</w:t>
            </w:r>
          </w:p>
        </w:tc>
        <w:tc>
          <w:tcPr>
            <w:tcW w:w="1533" w:type="dxa"/>
            <w:hideMark/>
          </w:tcPr>
          <w:p w14:paraId="0A5F22AC" w14:textId="77777777" w:rsidR="001549A6" w:rsidRPr="00676989" w:rsidRDefault="001549A6" w:rsidP="001549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B050"/>
                <w:sz w:val="20"/>
                <w:szCs w:val="20"/>
              </w:rPr>
            </w:pPr>
            <w:r w:rsidRPr="00676989">
              <w:rPr>
                <w:rFonts w:ascii="Calibri" w:eastAsia="Times New Roman" w:hAnsi="Calibri" w:cs="Calibri"/>
                <w:color w:val="00B050"/>
                <w:sz w:val="20"/>
                <w:szCs w:val="20"/>
              </w:rPr>
              <w:t>0.9853 ± 0.0042</w:t>
            </w:r>
          </w:p>
        </w:tc>
        <w:tc>
          <w:tcPr>
            <w:tcW w:w="1696" w:type="dxa"/>
            <w:hideMark/>
          </w:tcPr>
          <w:p w14:paraId="7EC1CB1D" w14:textId="77777777" w:rsidR="001549A6" w:rsidRPr="00676989" w:rsidRDefault="001549A6" w:rsidP="001549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B050"/>
                <w:sz w:val="20"/>
                <w:szCs w:val="20"/>
              </w:rPr>
            </w:pPr>
            <w:r w:rsidRPr="00676989">
              <w:rPr>
                <w:rFonts w:ascii="Calibri" w:eastAsia="Times New Roman" w:hAnsi="Calibri" w:cs="Calibri"/>
                <w:color w:val="00B050"/>
                <w:sz w:val="20"/>
                <w:szCs w:val="20"/>
              </w:rPr>
              <w:t>0.9830 ± 0.0055</w:t>
            </w:r>
          </w:p>
        </w:tc>
        <w:tc>
          <w:tcPr>
            <w:tcW w:w="1627" w:type="dxa"/>
            <w:hideMark/>
          </w:tcPr>
          <w:p w14:paraId="6B9A254C" w14:textId="6B2AFEE4" w:rsidR="001549A6" w:rsidRPr="00676989" w:rsidRDefault="001549A6" w:rsidP="008440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B050"/>
                <w:sz w:val="20"/>
                <w:szCs w:val="20"/>
              </w:rPr>
            </w:pPr>
            <w:r w:rsidRPr="00676989">
              <w:rPr>
                <w:rFonts w:ascii="Calibri" w:eastAsia="Times New Roman" w:hAnsi="Calibri" w:cs="Calibri"/>
                <w:color w:val="00B050"/>
                <w:sz w:val="20"/>
                <w:szCs w:val="20"/>
              </w:rPr>
              <w:t>0.9856 ± 0.0048</w:t>
            </w:r>
          </w:p>
        </w:tc>
      </w:tr>
    </w:tbl>
    <w:p w14:paraId="24CD6AD4" w14:textId="77777777" w:rsidR="001549A6" w:rsidRDefault="001549A6" w:rsidP="008E54D9">
      <w:pPr>
        <w:rPr>
          <w:b/>
          <w:bCs/>
        </w:rPr>
      </w:pPr>
    </w:p>
    <w:p w14:paraId="778818FC" w14:textId="77777777" w:rsidR="00E91D14" w:rsidRPr="003F5049" w:rsidRDefault="005E1C5F" w:rsidP="00E91D14">
      <w:pPr>
        <w:pStyle w:val="ListParagraph"/>
        <w:numPr>
          <w:ilvl w:val="0"/>
          <w:numId w:val="20"/>
        </w:numPr>
        <w:rPr>
          <w:rFonts w:asciiTheme="minorBidi" w:hAnsiTheme="minorBidi"/>
          <w:color w:val="00B050"/>
          <w:sz w:val="28"/>
        </w:rPr>
      </w:pPr>
      <w:r>
        <w:rPr>
          <w:rFonts w:asciiTheme="minorBidi" w:hAnsiTheme="minorBidi"/>
          <w:b/>
          <w:bCs/>
          <w:color w:val="00B050"/>
          <w:sz w:val="28"/>
          <w:cs/>
        </w:rPr>
        <w:t>การทดสอบนัยสำคัญทางสถิติ</w:t>
      </w:r>
      <w:r>
        <w:rPr>
          <w:rFonts w:asciiTheme="minorBidi" w:hAnsiTheme="minorBidi"/>
          <w:color w:val="00B050"/>
          <w:sz w:val="28"/>
        </w:rPr>
        <w:t xml:space="preserve">: </w:t>
      </w:r>
      <w:r>
        <w:rPr>
          <w:rFonts w:asciiTheme="minorBidi" w:hAnsiTheme="minorBidi"/>
          <w:color w:val="00B050"/>
          <w:sz w:val="28"/>
          <w:cs/>
        </w:rPr>
        <w:t>การทดสอบใช้</w:t>
      </w:r>
      <w:r>
        <w:rPr>
          <w:rFonts w:asciiTheme="minorBidi" w:hAnsiTheme="minorBidi"/>
          <w:color w:val="00B050"/>
          <w:sz w:val="28"/>
        </w:rPr>
        <w:t xml:space="preserve"> test macro-F1 </w:t>
      </w:r>
      <w:r>
        <w:rPr>
          <w:rFonts w:asciiTheme="minorBidi" w:hAnsiTheme="minorBidi"/>
          <w:color w:val="00B050"/>
          <w:sz w:val="28"/>
          <w:cs/>
        </w:rPr>
        <w:t xml:space="preserve">ของ </w:t>
      </w:r>
      <w:r>
        <w:rPr>
          <w:rFonts w:asciiTheme="minorBidi" w:hAnsiTheme="minorBidi"/>
          <w:color w:val="00B050"/>
          <w:sz w:val="28"/>
        </w:rPr>
        <w:t>10 run</w:t>
      </w:r>
      <w:r>
        <w:rPr>
          <w:rFonts w:asciiTheme="minorBidi" w:hAnsiTheme="minorBidi" w:hint="cs"/>
          <w:color w:val="00B050"/>
          <w:sz w:val="28"/>
          <w:cs/>
        </w:rPr>
        <w:t xml:space="preserve"> ของแต่ละ </w:t>
      </w:r>
      <w:r>
        <w:rPr>
          <w:rFonts w:asciiTheme="minorBidi" w:hAnsiTheme="minorBidi"/>
          <w:color w:val="00B050"/>
          <w:sz w:val="28"/>
        </w:rPr>
        <w:t xml:space="preserve">backbone </w:t>
      </w:r>
      <w:r>
        <w:rPr>
          <w:rFonts w:asciiTheme="minorBidi" w:hAnsiTheme="minorBidi" w:hint="cs"/>
          <w:color w:val="00B050"/>
          <w:sz w:val="28"/>
          <w:cs/>
        </w:rPr>
        <w:t>จากแต่ละวิธีการ</w:t>
      </w:r>
      <w:r>
        <w:rPr>
          <w:rFonts w:asciiTheme="minorBidi" w:hAnsiTheme="minorBidi"/>
          <w:color w:val="00B050"/>
          <w:sz w:val="28"/>
          <w:cs/>
        </w:rPr>
        <w:t>เทรนเป็นตัวชี้วัดหลัก</w:t>
      </w:r>
      <w:r>
        <w:rPr>
          <w:rFonts w:asciiTheme="minorBidi" w:hAnsiTheme="minorBidi" w:hint="cs"/>
          <w:color w:val="00B050"/>
          <w:sz w:val="28"/>
          <w:cs/>
        </w:rPr>
        <w:t xml:space="preserve"> </w:t>
      </w:r>
      <w:r>
        <w:rPr>
          <w:rFonts w:asciiTheme="minorBidi" w:hAnsiTheme="minorBidi"/>
          <w:color w:val="00B050"/>
          <w:sz w:val="28"/>
          <w:cs/>
        </w:rPr>
        <w:t>เนื่องจากตั้ง</w:t>
      </w:r>
      <w:r>
        <w:rPr>
          <w:rFonts w:asciiTheme="minorBidi" w:hAnsiTheme="minorBidi"/>
          <w:color w:val="00B050"/>
          <w:sz w:val="28"/>
        </w:rPr>
        <w:t xml:space="preserve"> seed </w:t>
      </w:r>
      <w:r>
        <w:rPr>
          <w:rFonts w:asciiTheme="minorBidi" w:hAnsiTheme="minorBidi"/>
          <w:color w:val="00B050"/>
          <w:sz w:val="28"/>
          <w:cs/>
        </w:rPr>
        <w:t xml:space="preserve">ต่างกันในแต่ละรอบเพื่อให้ได้ </w:t>
      </w:r>
      <w:r>
        <w:rPr>
          <w:rFonts w:asciiTheme="minorBidi" w:hAnsiTheme="minorBidi"/>
          <w:color w:val="00B050"/>
          <w:sz w:val="28"/>
        </w:rPr>
        <w:t xml:space="preserve">initial weights </w:t>
      </w:r>
      <w:r>
        <w:rPr>
          <w:rFonts w:asciiTheme="minorBidi" w:hAnsiTheme="minorBidi"/>
          <w:color w:val="00B050"/>
          <w:sz w:val="28"/>
          <w:cs/>
        </w:rPr>
        <w:t>ต่างกัน รวมถึงโครงสร้างโมเดลและ</w:t>
      </w:r>
      <w:r>
        <w:rPr>
          <w:rFonts w:asciiTheme="minorBidi" w:hAnsiTheme="minorBidi"/>
          <w:color w:val="00B050"/>
          <w:sz w:val="28"/>
        </w:rPr>
        <w:t xml:space="preserve"> hyperparameters </w:t>
      </w:r>
      <w:r>
        <w:rPr>
          <w:rFonts w:asciiTheme="minorBidi" w:hAnsiTheme="minorBidi"/>
          <w:color w:val="00B050"/>
          <w:sz w:val="28"/>
          <w:cs/>
        </w:rPr>
        <w:t>ต่างกันระหว่างวิธี</w:t>
      </w:r>
      <w:r>
        <w:rPr>
          <w:rFonts w:asciiTheme="minorBidi" w:hAnsiTheme="minorBidi" w:hint="cs"/>
          <w:color w:val="00B050"/>
          <w:sz w:val="28"/>
          <w:cs/>
        </w:rPr>
        <w:t>การ</w:t>
      </w:r>
      <w:r>
        <w:rPr>
          <w:rFonts w:asciiTheme="minorBidi" w:hAnsiTheme="minorBidi"/>
          <w:color w:val="00B050"/>
          <w:sz w:val="28"/>
          <w:cs/>
        </w:rPr>
        <w:t>เทรนและ</w:t>
      </w:r>
      <w:r>
        <w:rPr>
          <w:rFonts w:asciiTheme="minorBidi" w:hAnsiTheme="minorBidi" w:hint="cs"/>
          <w:color w:val="00B050"/>
          <w:sz w:val="28"/>
          <w:cs/>
        </w:rPr>
        <w:t xml:space="preserve"> </w:t>
      </w:r>
      <w:r>
        <w:rPr>
          <w:rFonts w:asciiTheme="minorBidi" w:hAnsiTheme="minorBidi"/>
          <w:color w:val="00B050"/>
          <w:sz w:val="28"/>
        </w:rPr>
        <w:t xml:space="preserve">backbone </w:t>
      </w:r>
      <w:r>
        <w:rPr>
          <w:rFonts w:asciiTheme="minorBidi" w:hAnsiTheme="minorBidi"/>
          <w:color w:val="00B050"/>
          <w:sz w:val="28"/>
          <w:cs/>
        </w:rPr>
        <w:t>จึงถือแต่ละกลุ่มเป็นตัวอย่างอิสระ</w:t>
      </w:r>
      <w:r>
        <w:rPr>
          <w:rFonts w:asciiTheme="minorBidi" w:hAnsiTheme="minorBidi"/>
          <w:color w:val="00B050"/>
          <w:sz w:val="28"/>
        </w:rPr>
        <w:t xml:space="preserve"> </w:t>
      </w:r>
      <w:r>
        <w:rPr>
          <w:rFonts w:asciiTheme="minorBidi" w:hAnsiTheme="minorBidi"/>
          <w:color w:val="00B050"/>
          <w:sz w:val="28"/>
          <w:cs/>
        </w:rPr>
        <w:t xml:space="preserve">การเปรียบเทียบ </w:t>
      </w:r>
      <w:r>
        <w:rPr>
          <w:rFonts w:asciiTheme="minorBidi" w:hAnsiTheme="minorBidi"/>
          <w:color w:val="00B050"/>
          <w:sz w:val="28"/>
        </w:rPr>
        <w:t xml:space="preserve">Freeze all </w:t>
      </w:r>
      <w:r>
        <w:rPr>
          <w:rFonts w:asciiTheme="minorBidi" w:hAnsiTheme="minorBidi"/>
          <w:color w:val="00B050"/>
          <w:sz w:val="28"/>
          <w:cs/>
        </w:rPr>
        <w:t xml:space="preserve">กับ </w:t>
      </w:r>
      <w:r>
        <w:rPr>
          <w:rFonts w:asciiTheme="minorBidi" w:hAnsiTheme="minorBidi"/>
          <w:color w:val="00B050"/>
          <w:sz w:val="28"/>
        </w:rPr>
        <w:t xml:space="preserve">Selective Unfreeze </w:t>
      </w:r>
      <w:r>
        <w:rPr>
          <w:rFonts w:asciiTheme="minorBidi" w:hAnsiTheme="minorBidi"/>
          <w:color w:val="00B050"/>
          <w:sz w:val="28"/>
          <w:cs/>
        </w:rPr>
        <w:t xml:space="preserve">ในแต่ละ </w:t>
      </w:r>
      <w:r>
        <w:rPr>
          <w:rFonts w:asciiTheme="minorBidi" w:hAnsiTheme="minorBidi"/>
          <w:color w:val="00B050"/>
          <w:sz w:val="28"/>
        </w:rPr>
        <w:t xml:space="preserve">backbone </w:t>
      </w:r>
      <w:r>
        <w:rPr>
          <w:rFonts w:asciiTheme="minorBidi" w:hAnsiTheme="minorBidi"/>
          <w:color w:val="00B050"/>
          <w:sz w:val="28"/>
          <w:cs/>
        </w:rPr>
        <w:t xml:space="preserve">ใช้ </w:t>
      </w:r>
      <w:r>
        <w:rPr>
          <w:rFonts w:asciiTheme="minorBidi" w:hAnsiTheme="minorBidi"/>
          <w:color w:val="00B050"/>
          <w:sz w:val="28"/>
        </w:rPr>
        <w:t xml:space="preserve">Welch’s t-test </w:t>
      </w:r>
      <w:r>
        <w:rPr>
          <w:rFonts w:asciiTheme="minorBidi" w:hAnsiTheme="minorBidi"/>
          <w:color w:val="00B050"/>
          <w:sz w:val="28"/>
          <w:cs/>
        </w:rPr>
        <w:t xml:space="preserve">ปรับ </w:t>
      </w:r>
      <w:r>
        <w:rPr>
          <w:rFonts w:asciiTheme="minorBidi" w:hAnsiTheme="minorBidi"/>
          <w:color w:val="00B050"/>
          <w:sz w:val="28"/>
        </w:rPr>
        <w:t xml:space="preserve">p-value </w:t>
      </w:r>
      <w:r>
        <w:rPr>
          <w:rFonts w:asciiTheme="minorBidi" w:hAnsiTheme="minorBidi"/>
          <w:color w:val="00B050"/>
          <w:sz w:val="28"/>
          <w:cs/>
        </w:rPr>
        <w:t xml:space="preserve">ด้วย </w:t>
      </w:r>
      <w:r>
        <w:rPr>
          <w:rFonts w:asciiTheme="minorBidi" w:hAnsiTheme="minorBidi"/>
          <w:color w:val="00B050"/>
          <w:sz w:val="28"/>
        </w:rPr>
        <w:t>Holm correction</w:t>
      </w:r>
      <w:r>
        <w:rPr>
          <w:rFonts w:asciiTheme="minorBidi" w:hAnsiTheme="minorBidi"/>
          <w:color w:val="00B050"/>
          <w:sz w:val="28"/>
          <w:cs/>
        </w:rPr>
        <w:t xml:space="preserve"> พร้อมช่วงเชื่อมั่น </w:t>
      </w:r>
      <w:r>
        <w:rPr>
          <w:rFonts w:asciiTheme="minorBidi" w:hAnsiTheme="minorBidi"/>
          <w:color w:val="00B050"/>
          <w:sz w:val="28"/>
        </w:rPr>
        <w:t xml:space="preserve">95% </w:t>
      </w:r>
      <w:r>
        <w:rPr>
          <w:rFonts w:asciiTheme="minorBidi" w:hAnsiTheme="minorBidi"/>
          <w:color w:val="00B050"/>
          <w:sz w:val="28"/>
          <w:cs/>
        </w:rPr>
        <w:t xml:space="preserve">ของผลต่างค่าเฉลี่ย ส่วนการเปรียบเทียบ </w:t>
      </w:r>
      <w:r>
        <w:rPr>
          <w:rFonts w:asciiTheme="minorBidi" w:hAnsiTheme="minorBidi"/>
          <w:color w:val="00B050"/>
          <w:sz w:val="28"/>
        </w:rPr>
        <w:t xml:space="preserve">backbone </w:t>
      </w:r>
      <w:r>
        <w:rPr>
          <w:rFonts w:asciiTheme="minorBidi" w:hAnsiTheme="minorBidi"/>
          <w:color w:val="00B050"/>
          <w:sz w:val="28"/>
          <w:cs/>
        </w:rPr>
        <w:t>รายคู่ภายในแต่ละวิธีเทรนใช้</w:t>
      </w:r>
      <w:r>
        <w:rPr>
          <w:rFonts w:asciiTheme="minorBidi" w:hAnsiTheme="minorBidi"/>
          <w:color w:val="00B050"/>
          <w:sz w:val="28"/>
        </w:rPr>
        <w:t xml:space="preserve"> Games–Howell (GH) post-hoc </w:t>
      </w:r>
    </w:p>
    <w:p w14:paraId="3B3370CF" w14:textId="77777777" w:rsidR="000C2E14" w:rsidRPr="003F5049" w:rsidRDefault="000C2E14" w:rsidP="000C2E14">
      <w:pPr>
        <w:pStyle w:val="ListParagraph"/>
        <w:numPr>
          <w:ilvl w:val="1"/>
          <w:numId w:val="20"/>
        </w:numPr>
        <w:spacing w:after="100" w:line="300" w:lineRule="auto"/>
        <w:contextualSpacing w:val="0"/>
        <w:jc w:val="thaiDistribute"/>
        <w:rPr>
          <w:color w:val="00B050"/>
        </w:rPr>
      </w:pPr>
      <w:r>
        <w:rPr>
          <w:b/>
          <w:bCs/>
          <w:color w:val="00B050"/>
          <w:cs/>
        </w:rPr>
        <w:t>สมมติฐาน:</w:t>
      </w:r>
      <w:r>
        <w:rPr>
          <w:b/>
          <w:bCs/>
          <w:color w:val="00B050"/>
        </w:rPr>
        <w:t xml:space="preserve"> </w:t>
      </w:r>
      <w:r>
        <w:rPr>
          <w:color w:val="00B050"/>
        </w:rPr>
        <w:t xml:space="preserve">H₀ </w:t>
      </w:r>
      <w:r>
        <w:rPr>
          <w:color w:val="00B050"/>
          <w:cs/>
        </w:rPr>
        <w:t xml:space="preserve">คือค่าเฉลี่ย </w:t>
      </w:r>
      <w:r>
        <w:rPr>
          <w:color w:val="00B050"/>
        </w:rPr>
        <w:t xml:space="preserve">macro-F1 </w:t>
      </w:r>
      <w:r>
        <w:rPr>
          <w:color w:val="00B050"/>
          <w:cs/>
        </w:rPr>
        <w:t xml:space="preserve">ของกลุ่มที่เปรียบเทียบไม่แตกต่างกัน และ </w:t>
      </w:r>
      <w:r>
        <w:rPr>
          <w:color w:val="00B050"/>
        </w:rPr>
        <w:t xml:space="preserve">H₁ </w:t>
      </w:r>
      <w:r>
        <w:rPr>
          <w:color w:val="00B050"/>
          <w:cs/>
        </w:rPr>
        <w:t>คือแตกต่างกัน (</w:t>
      </w:r>
      <w:r>
        <w:rPr>
          <w:color w:val="00B050"/>
        </w:rPr>
        <w:t>two-sided, α = 0.05)</w:t>
      </w:r>
    </w:p>
    <w:p w14:paraId="3F7B9961" w14:textId="77777777" w:rsidR="000C2E14" w:rsidRPr="003F5049" w:rsidRDefault="00672D70" w:rsidP="000C2E14">
      <w:pPr>
        <w:pStyle w:val="ListParagraph"/>
        <w:spacing w:after="200"/>
        <w:jc w:val="center"/>
        <w:rPr>
          <w:rFonts w:asciiTheme="minorBidi" w:hAnsiTheme="minorBidi"/>
          <w:i/>
          <w:iCs/>
          <w:color w:val="00B050"/>
          <w:sz w:val="28"/>
        </w:rPr>
      </w:pPr>
      <w:r>
        <w:rPr>
          <w:noProof/>
          <w:color w:val="00B050"/>
        </w:rPr>
        <w:drawing>
          <wp:inline distT="0" distB="0" distL="0" distR="0" wp14:anchorId="4D2A7E17" wp14:editId="72340CCC">
            <wp:extent cx="5333365" cy="2743200"/>
            <wp:effectExtent l="0" t="0" r="635" b="0"/>
            <wp:docPr id="1026582933" name="Picture 2" descr="fig6_3_box_strip.png" title="fig6_3_box_strip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g6_3_box_strip.png" descr="fig6_3_box_strip.png" title="fig6_3_box_strip.png"/>
                    <pic:cNvPicPr>
                      <a:picLocks noChangeAspect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7F276" w14:textId="77777777" w:rsidR="00A40243" w:rsidRPr="003F5049" w:rsidRDefault="00A40243" w:rsidP="000C2E14">
      <w:pPr>
        <w:pStyle w:val="ListParagraph"/>
        <w:spacing w:after="200"/>
        <w:jc w:val="center"/>
        <w:rPr>
          <w:rFonts w:asciiTheme="minorBidi" w:hAnsiTheme="minorBidi"/>
          <w:i/>
          <w:iCs/>
          <w:color w:val="00B050"/>
          <w:sz w:val="28"/>
        </w:rPr>
      </w:pPr>
      <w:r>
        <w:rPr>
          <w:rFonts w:asciiTheme="minorBidi" w:hAnsiTheme="minorBidi"/>
          <w:i/>
          <w:iCs/>
          <w:color w:val="00B050"/>
          <w:sz w:val="28"/>
          <w:cs/>
        </w:rPr>
        <w:t xml:space="preserve">ภาพที่ </w:t>
      </w:r>
      <w:r>
        <w:rPr>
          <w:rFonts w:asciiTheme="minorBidi" w:hAnsiTheme="minorBidi"/>
          <w:i/>
          <w:iCs/>
          <w:color w:val="00B050"/>
          <w:sz w:val="28"/>
        </w:rPr>
        <w:t xml:space="preserve">6.3 macro-F1 </w:t>
      </w:r>
      <w:r>
        <w:rPr>
          <w:rFonts w:asciiTheme="minorBidi" w:hAnsiTheme="minorBidi"/>
          <w:i/>
          <w:iCs/>
          <w:color w:val="00B050"/>
          <w:sz w:val="28"/>
          <w:cs/>
        </w:rPr>
        <w:t xml:space="preserve">ของ </w:t>
      </w:r>
      <w:r>
        <w:rPr>
          <w:rFonts w:asciiTheme="minorBidi" w:hAnsiTheme="minorBidi"/>
          <w:i/>
          <w:iCs/>
          <w:color w:val="00B050"/>
          <w:sz w:val="28"/>
        </w:rPr>
        <w:t xml:space="preserve">10 seed </w:t>
      </w:r>
      <w:r>
        <w:rPr>
          <w:rFonts w:asciiTheme="minorBidi" w:hAnsiTheme="minorBidi"/>
          <w:i/>
          <w:iCs/>
          <w:color w:val="00B050"/>
          <w:sz w:val="28"/>
          <w:cs/>
        </w:rPr>
        <w:t xml:space="preserve">แสดงเป็น </w:t>
      </w:r>
      <w:r>
        <w:rPr>
          <w:rFonts w:asciiTheme="minorBidi" w:hAnsiTheme="minorBidi"/>
          <w:i/>
          <w:iCs/>
          <w:color w:val="00B050"/>
          <w:sz w:val="28"/>
        </w:rPr>
        <w:t xml:space="preserve">box plot </w:t>
      </w:r>
      <w:r>
        <w:rPr>
          <w:rFonts w:asciiTheme="minorBidi" w:hAnsiTheme="minorBidi"/>
          <w:i/>
          <w:iCs/>
          <w:color w:val="00B050"/>
          <w:sz w:val="28"/>
          <w:cs/>
        </w:rPr>
        <w:t>และ</w:t>
      </w:r>
      <w:r>
        <w:rPr>
          <w:rFonts w:asciiTheme="minorBidi" w:hAnsiTheme="minorBidi"/>
          <w:i/>
          <w:iCs/>
          <w:color w:val="00B050"/>
          <w:sz w:val="28"/>
        </w:rPr>
        <w:t xml:space="preserve"> strip plot</w:t>
      </w:r>
    </w:p>
    <w:p w14:paraId="42DD52A3" w14:textId="77777777" w:rsidR="00A40243" w:rsidRPr="003F5049" w:rsidRDefault="00A40243" w:rsidP="000C2E14">
      <w:pPr>
        <w:pStyle w:val="ListParagraph"/>
        <w:spacing w:after="200"/>
        <w:jc w:val="center"/>
        <w:rPr>
          <w:rFonts w:asciiTheme="minorBidi" w:hAnsiTheme="minorBidi"/>
          <w:i/>
          <w:iCs/>
          <w:color w:val="00B050"/>
          <w:sz w:val="28"/>
        </w:rPr>
      </w:pPr>
    </w:p>
    <w:p w14:paraId="3FB812C7" w14:textId="77777777" w:rsidR="00A40243" w:rsidRPr="003F5049" w:rsidRDefault="00A40243" w:rsidP="000C2E14">
      <w:pPr>
        <w:pStyle w:val="ListParagraph"/>
        <w:spacing w:after="200"/>
        <w:jc w:val="center"/>
        <w:rPr>
          <w:rFonts w:asciiTheme="minorBidi" w:hAnsiTheme="minorBidi"/>
          <w:i/>
          <w:iCs/>
          <w:color w:val="00B050"/>
          <w:sz w:val="28"/>
        </w:rPr>
      </w:pPr>
    </w:p>
    <w:p w14:paraId="13B534C9" w14:textId="77777777" w:rsidR="00A40243" w:rsidRPr="003F5049" w:rsidRDefault="00A40243" w:rsidP="000C2E14">
      <w:pPr>
        <w:pStyle w:val="ListParagraph"/>
        <w:spacing w:after="200"/>
        <w:jc w:val="center"/>
        <w:rPr>
          <w:rFonts w:asciiTheme="minorBidi" w:hAnsiTheme="minorBidi"/>
          <w:i/>
          <w:iCs/>
          <w:color w:val="00B050"/>
          <w:sz w:val="28"/>
        </w:rPr>
      </w:pPr>
    </w:p>
    <w:p w14:paraId="29B6CA5A" w14:textId="77777777" w:rsidR="00A40243" w:rsidRPr="003F5049" w:rsidRDefault="00A40243" w:rsidP="000C2E14">
      <w:pPr>
        <w:pStyle w:val="ListParagraph"/>
        <w:spacing w:after="200"/>
        <w:jc w:val="center"/>
        <w:rPr>
          <w:rFonts w:asciiTheme="minorBidi" w:hAnsiTheme="minorBidi"/>
          <w:i/>
          <w:iCs/>
          <w:color w:val="00B050"/>
          <w:sz w:val="28"/>
        </w:rPr>
      </w:pPr>
    </w:p>
    <w:p w14:paraId="647DB589" w14:textId="77777777" w:rsidR="00A40243" w:rsidRPr="003F5049" w:rsidRDefault="00A40243" w:rsidP="000C2E14">
      <w:pPr>
        <w:pStyle w:val="ListParagraph"/>
        <w:spacing w:after="200"/>
        <w:jc w:val="center"/>
        <w:rPr>
          <w:rFonts w:asciiTheme="minorBidi" w:hAnsiTheme="minorBidi"/>
          <w:i/>
          <w:iCs/>
          <w:color w:val="00B050"/>
          <w:sz w:val="28"/>
        </w:rPr>
      </w:pPr>
    </w:p>
    <w:p w14:paraId="45AA369D" w14:textId="77777777" w:rsidR="00A40243" w:rsidRPr="003F5049" w:rsidRDefault="00A40243" w:rsidP="000C2E14">
      <w:pPr>
        <w:pStyle w:val="ListParagraph"/>
        <w:spacing w:after="200"/>
        <w:jc w:val="center"/>
        <w:rPr>
          <w:rFonts w:asciiTheme="minorBidi" w:hAnsiTheme="minorBidi"/>
          <w:i/>
          <w:iCs/>
          <w:color w:val="00B050"/>
          <w:sz w:val="28"/>
        </w:rPr>
      </w:pPr>
    </w:p>
    <w:p w14:paraId="2DFE09D1" w14:textId="77777777" w:rsidR="00A40243" w:rsidRPr="003F5049" w:rsidRDefault="00A40243" w:rsidP="000C2E14">
      <w:pPr>
        <w:pStyle w:val="ListParagraph"/>
        <w:spacing w:after="200"/>
        <w:jc w:val="center"/>
        <w:rPr>
          <w:rFonts w:asciiTheme="minorBidi" w:hAnsiTheme="minorBidi"/>
          <w:i/>
          <w:iCs/>
          <w:color w:val="00B050"/>
          <w:sz w:val="28"/>
        </w:rPr>
      </w:pPr>
    </w:p>
    <w:p w14:paraId="05CB562B" w14:textId="77777777" w:rsidR="00A40243" w:rsidRPr="003F5049" w:rsidRDefault="00A40243" w:rsidP="000C2E14">
      <w:pPr>
        <w:pStyle w:val="ListParagraph"/>
        <w:spacing w:after="200"/>
        <w:jc w:val="center"/>
        <w:rPr>
          <w:rFonts w:asciiTheme="minorBidi" w:hAnsiTheme="minorBidi"/>
          <w:i/>
          <w:iCs/>
          <w:color w:val="00B050"/>
          <w:sz w:val="28"/>
        </w:rPr>
      </w:pPr>
    </w:p>
    <w:p w14:paraId="64B56EC9" w14:textId="77777777" w:rsidR="00A40243" w:rsidRPr="003F5049" w:rsidRDefault="00A40243" w:rsidP="000C2E14">
      <w:pPr>
        <w:pStyle w:val="ListParagraph"/>
        <w:spacing w:after="200"/>
        <w:jc w:val="center"/>
        <w:rPr>
          <w:rFonts w:asciiTheme="minorBidi" w:hAnsiTheme="minorBidi"/>
          <w:i/>
          <w:iCs/>
          <w:color w:val="00B050"/>
          <w:sz w:val="28"/>
        </w:rPr>
      </w:pPr>
    </w:p>
    <w:p w14:paraId="1F67F395" w14:textId="77777777" w:rsidR="00A40243" w:rsidRPr="003F5049" w:rsidRDefault="00A40243" w:rsidP="000C2E14">
      <w:pPr>
        <w:pStyle w:val="ListParagraph"/>
        <w:spacing w:after="200"/>
        <w:jc w:val="center"/>
        <w:rPr>
          <w:rFonts w:asciiTheme="minorBidi" w:hAnsiTheme="minorBidi"/>
          <w:i/>
          <w:iCs/>
          <w:color w:val="00B050"/>
          <w:sz w:val="28"/>
        </w:rPr>
      </w:pPr>
    </w:p>
    <w:p w14:paraId="71F85772" w14:textId="77777777" w:rsidR="00A40243" w:rsidRPr="003F5049" w:rsidRDefault="00A40243" w:rsidP="000C2E14">
      <w:pPr>
        <w:pStyle w:val="ListParagraph"/>
        <w:spacing w:after="200"/>
        <w:jc w:val="center"/>
        <w:rPr>
          <w:rFonts w:asciiTheme="minorBidi" w:hAnsiTheme="minorBidi"/>
          <w:i/>
          <w:iCs/>
          <w:color w:val="00B050"/>
          <w:sz w:val="28"/>
        </w:rPr>
      </w:pPr>
    </w:p>
    <w:p w14:paraId="5F3F92B8" w14:textId="77777777" w:rsidR="00A75AC8" w:rsidRPr="003F5049" w:rsidRDefault="00A75AC8" w:rsidP="00E91D14">
      <w:pPr>
        <w:pStyle w:val="ListParagraph"/>
        <w:numPr>
          <w:ilvl w:val="0"/>
          <w:numId w:val="20"/>
        </w:numPr>
        <w:rPr>
          <w:rFonts w:asciiTheme="minorBidi" w:hAnsiTheme="minorBidi"/>
          <w:color w:val="00B050"/>
          <w:sz w:val="28"/>
        </w:rPr>
      </w:pPr>
      <w:r>
        <w:rPr>
          <w:rFonts w:asciiTheme="minorBidi" w:hAnsiTheme="minorBidi"/>
          <w:b/>
          <w:bCs/>
          <w:color w:val="00B050"/>
          <w:sz w:val="28"/>
        </w:rPr>
        <w:t xml:space="preserve">Freeze all </w:t>
      </w:r>
      <w:r>
        <w:rPr>
          <w:rFonts w:asciiTheme="minorBidi" w:hAnsiTheme="minorBidi"/>
          <w:b/>
          <w:bCs/>
          <w:color w:val="00B050"/>
          <w:sz w:val="28"/>
          <w:cs/>
        </w:rPr>
        <w:t xml:space="preserve">เทียบกับ </w:t>
      </w:r>
      <w:r>
        <w:rPr>
          <w:rFonts w:asciiTheme="minorBidi" w:hAnsiTheme="minorBidi"/>
          <w:b/>
          <w:bCs/>
          <w:color w:val="00B050"/>
          <w:sz w:val="28"/>
        </w:rPr>
        <w:t>Selective Unfreeze</w:t>
      </w:r>
    </w:p>
    <w:p w14:paraId="24EC82AC" w14:textId="77777777" w:rsidR="00A75AC8" w:rsidRPr="003F5049" w:rsidRDefault="00A75AC8" w:rsidP="00A75AC8">
      <w:pPr>
        <w:keepNext/>
        <w:spacing w:before="160" w:after="80"/>
        <w:jc w:val="center"/>
        <w:rPr>
          <w:rFonts w:asciiTheme="minorBidi" w:hAnsiTheme="minorBidi"/>
          <w:i/>
          <w:iCs/>
          <w:color w:val="00B050"/>
          <w:sz w:val="28"/>
        </w:rPr>
      </w:pPr>
      <w:r>
        <w:rPr>
          <w:rFonts w:asciiTheme="minorBidi" w:hAnsiTheme="minorBidi"/>
          <w:b/>
          <w:bCs/>
          <w:i/>
          <w:iCs/>
          <w:color w:val="00B050"/>
          <w:sz w:val="28"/>
          <w:cs/>
        </w:rPr>
        <w:t xml:space="preserve">ตารางที่ </w:t>
      </w:r>
      <w:r>
        <w:rPr>
          <w:rFonts w:asciiTheme="minorBidi" w:hAnsiTheme="minorBidi"/>
          <w:b/>
          <w:bCs/>
          <w:i/>
          <w:iCs/>
          <w:color w:val="00B050"/>
          <w:sz w:val="28"/>
        </w:rPr>
        <w:t xml:space="preserve">6.3 </w:t>
      </w:r>
      <w:r>
        <w:rPr>
          <w:rFonts w:asciiTheme="minorBidi" w:hAnsiTheme="minorBidi"/>
          <w:b/>
          <w:bCs/>
          <w:i/>
          <w:iCs/>
          <w:color w:val="00B050"/>
          <w:sz w:val="28"/>
          <w:cs/>
        </w:rPr>
        <w:t xml:space="preserve">ก ผลทดสอบ </w:t>
      </w:r>
      <w:r>
        <w:rPr>
          <w:rFonts w:asciiTheme="minorBidi" w:hAnsiTheme="minorBidi"/>
          <w:b/>
          <w:bCs/>
          <w:i/>
          <w:iCs/>
          <w:color w:val="00B050"/>
          <w:sz w:val="28"/>
        </w:rPr>
        <w:t xml:space="preserve">Freeze all </w:t>
      </w:r>
      <w:r>
        <w:rPr>
          <w:rFonts w:asciiTheme="minorBidi" w:hAnsiTheme="minorBidi"/>
          <w:b/>
          <w:bCs/>
          <w:i/>
          <w:iCs/>
          <w:color w:val="00B050"/>
          <w:sz w:val="28"/>
          <w:cs/>
        </w:rPr>
        <w:t xml:space="preserve">เทียบกับ </w:t>
      </w:r>
      <w:r>
        <w:rPr>
          <w:rFonts w:asciiTheme="minorBidi" w:hAnsiTheme="minorBidi"/>
          <w:b/>
          <w:bCs/>
          <w:i/>
          <w:iCs/>
          <w:color w:val="00B050"/>
          <w:sz w:val="28"/>
        </w:rPr>
        <w:t>Selective Unfreeze (macro-F1, mean ± SD, 10 seed)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800"/>
        <w:gridCol w:w="1800"/>
        <w:gridCol w:w="2600"/>
        <w:gridCol w:w="1400"/>
      </w:tblGrid>
      <w:tr w:rsidR="00A75AC8" w:rsidRPr="003F5049" w14:paraId="713BE80C" w14:textId="77777777">
        <w:trPr>
          <w:tblHeader/>
        </w:trPr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DE6F0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05DD48E" w14:textId="77777777" w:rsidR="00A75AC8" w:rsidRPr="003F5049" w:rsidRDefault="00A75AC8">
            <w:pPr>
              <w:rPr>
                <w:color w:val="00B050"/>
              </w:rPr>
            </w:pPr>
            <w:r>
              <w:rPr>
                <w:b/>
                <w:bCs/>
                <w:color w:val="00B050"/>
                <w:sz w:val="21"/>
                <w:szCs w:val="21"/>
              </w:rPr>
              <w:t>Backbone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DE6F0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AB01DC8" w14:textId="77777777" w:rsidR="00A75AC8" w:rsidRPr="003F5049" w:rsidRDefault="00A75AC8">
            <w:pPr>
              <w:jc w:val="center"/>
              <w:rPr>
                <w:color w:val="00B050"/>
              </w:rPr>
            </w:pPr>
            <w:r>
              <w:rPr>
                <w:b/>
                <w:bCs/>
                <w:color w:val="00B050"/>
                <w:sz w:val="21"/>
                <w:szCs w:val="21"/>
              </w:rPr>
              <w:t>Freeze all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DE6F0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1736576" w14:textId="77777777" w:rsidR="00A75AC8" w:rsidRPr="003F5049" w:rsidRDefault="00A75AC8">
            <w:pPr>
              <w:jc w:val="center"/>
              <w:rPr>
                <w:color w:val="00B050"/>
              </w:rPr>
            </w:pPr>
            <w:r>
              <w:rPr>
                <w:b/>
                <w:bCs/>
                <w:color w:val="00B050"/>
                <w:sz w:val="21"/>
                <w:szCs w:val="21"/>
              </w:rPr>
              <w:t>Selective Unfreeze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DE6F0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308379C" w14:textId="77777777" w:rsidR="00A75AC8" w:rsidRPr="003F5049" w:rsidRDefault="00A75AC8">
            <w:pPr>
              <w:jc w:val="center"/>
              <w:rPr>
                <w:color w:val="00B050"/>
              </w:rPr>
            </w:pPr>
            <w:r>
              <w:rPr>
                <w:b/>
                <w:bCs/>
                <w:color w:val="00B050"/>
                <w:sz w:val="21"/>
                <w:szCs w:val="21"/>
                <w:cs/>
              </w:rPr>
              <w:t>ผลต่าง [</w:t>
            </w:r>
            <w:r>
              <w:rPr>
                <w:b/>
                <w:bCs/>
                <w:color w:val="00B050"/>
                <w:sz w:val="21"/>
                <w:szCs w:val="21"/>
              </w:rPr>
              <w:t>95% CI]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DE6F0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D4A2A0D" w14:textId="77777777" w:rsidR="00A75AC8" w:rsidRPr="003F5049" w:rsidRDefault="00A75AC8">
            <w:pPr>
              <w:jc w:val="center"/>
              <w:rPr>
                <w:color w:val="00B050"/>
              </w:rPr>
            </w:pPr>
            <w:r>
              <w:rPr>
                <w:b/>
                <w:bCs/>
                <w:color w:val="00B050"/>
                <w:sz w:val="21"/>
                <w:szCs w:val="21"/>
              </w:rPr>
              <w:t>Holm p</w:t>
            </w:r>
          </w:p>
        </w:tc>
      </w:tr>
      <w:tr w:rsidR="00A75AC8" w:rsidRPr="003F5049" w14:paraId="37ABA4EB" w14:textId="77777777">
        <w:trPr>
          <w:cantSplit/>
        </w:trPr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241FE76" w14:textId="77777777" w:rsidR="00A75AC8" w:rsidRPr="003F5049" w:rsidRDefault="00A75AC8">
            <w:pPr>
              <w:rPr>
                <w:color w:val="00B050"/>
              </w:rPr>
            </w:pPr>
            <w:r>
              <w:rPr>
                <w:color w:val="00B050"/>
                <w:sz w:val="21"/>
                <w:szCs w:val="21"/>
              </w:rPr>
              <w:t>ResNet50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8CBB022" w14:textId="77777777" w:rsidR="00A75AC8" w:rsidRPr="003F5049" w:rsidRDefault="00A75AC8">
            <w:pPr>
              <w:jc w:val="center"/>
              <w:rPr>
                <w:color w:val="00B050"/>
              </w:rPr>
            </w:pPr>
            <w:r>
              <w:rPr>
                <w:color w:val="00B050"/>
                <w:sz w:val="21"/>
                <w:szCs w:val="21"/>
              </w:rPr>
              <w:t>0.9558 ± 0.0060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930FC32" w14:textId="77777777" w:rsidR="00A75AC8" w:rsidRPr="003F5049" w:rsidRDefault="00A75AC8">
            <w:pPr>
              <w:jc w:val="center"/>
              <w:rPr>
                <w:color w:val="00B050"/>
              </w:rPr>
            </w:pPr>
            <w:r>
              <w:rPr>
                <w:color w:val="00B050"/>
                <w:sz w:val="21"/>
                <w:szCs w:val="21"/>
              </w:rPr>
              <w:t>0.9921 ± 0.0063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747B69A" w14:textId="77777777" w:rsidR="00A75AC8" w:rsidRPr="003F5049" w:rsidRDefault="00A75AC8">
            <w:pPr>
              <w:jc w:val="center"/>
              <w:rPr>
                <w:color w:val="00B050"/>
              </w:rPr>
            </w:pPr>
            <w:r>
              <w:rPr>
                <w:color w:val="00B050"/>
                <w:sz w:val="21"/>
                <w:szCs w:val="21"/>
              </w:rPr>
              <w:t>+0.0363 [+0.0306, +0.0421]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534DA68" w14:textId="77777777" w:rsidR="00A75AC8" w:rsidRPr="003F5049" w:rsidRDefault="00A75AC8">
            <w:pPr>
              <w:jc w:val="center"/>
              <w:rPr>
                <w:color w:val="00B050"/>
              </w:rPr>
            </w:pPr>
            <w:r>
              <w:rPr>
                <w:color w:val="00B050"/>
                <w:sz w:val="21"/>
                <w:szCs w:val="21"/>
              </w:rPr>
              <w:t>&lt; 0.0001</w:t>
            </w:r>
          </w:p>
        </w:tc>
      </w:tr>
      <w:tr w:rsidR="00A75AC8" w:rsidRPr="003F5049" w14:paraId="62130791" w14:textId="77777777">
        <w:trPr>
          <w:cantSplit/>
        </w:trPr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EE29CBE" w14:textId="77777777" w:rsidR="00A75AC8" w:rsidRPr="003F5049" w:rsidRDefault="00A75AC8">
            <w:pPr>
              <w:rPr>
                <w:color w:val="00B050"/>
              </w:rPr>
            </w:pPr>
            <w:r>
              <w:rPr>
                <w:color w:val="00B050"/>
                <w:sz w:val="21"/>
                <w:szCs w:val="21"/>
              </w:rPr>
              <w:t>VGG16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6A408E7" w14:textId="77777777" w:rsidR="00A75AC8" w:rsidRPr="003F5049" w:rsidRDefault="00A75AC8">
            <w:pPr>
              <w:jc w:val="center"/>
              <w:rPr>
                <w:color w:val="00B050"/>
              </w:rPr>
            </w:pPr>
            <w:r>
              <w:rPr>
                <w:color w:val="00B050"/>
                <w:sz w:val="21"/>
                <w:szCs w:val="21"/>
              </w:rPr>
              <w:t>0.9506 ± 0.0077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DF664A1" w14:textId="77777777" w:rsidR="00A75AC8" w:rsidRPr="003F5049" w:rsidRDefault="00A75AC8">
            <w:pPr>
              <w:jc w:val="center"/>
              <w:rPr>
                <w:color w:val="00B050"/>
              </w:rPr>
            </w:pPr>
            <w:r>
              <w:rPr>
                <w:color w:val="00B050"/>
                <w:sz w:val="21"/>
                <w:szCs w:val="21"/>
              </w:rPr>
              <w:t>0.9947 ± 0.0014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07F3EBE" w14:textId="77777777" w:rsidR="00A75AC8" w:rsidRPr="003F5049" w:rsidRDefault="00A75AC8">
            <w:pPr>
              <w:jc w:val="center"/>
              <w:rPr>
                <w:color w:val="00B050"/>
              </w:rPr>
            </w:pPr>
            <w:r>
              <w:rPr>
                <w:color w:val="00B050"/>
                <w:sz w:val="21"/>
                <w:szCs w:val="21"/>
              </w:rPr>
              <w:t>+0.0441 [+0.0386, +0.0496]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C96D917" w14:textId="77777777" w:rsidR="00A75AC8" w:rsidRPr="003F5049" w:rsidRDefault="00A75AC8">
            <w:pPr>
              <w:jc w:val="center"/>
              <w:rPr>
                <w:color w:val="00B050"/>
              </w:rPr>
            </w:pPr>
            <w:r>
              <w:rPr>
                <w:color w:val="00B050"/>
                <w:sz w:val="21"/>
                <w:szCs w:val="21"/>
              </w:rPr>
              <w:t>&lt; 0.0001</w:t>
            </w:r>
          </w:p>
        </w:tc>
      </w:tr>
      <w:tr w:rsidR="00A75AC8" w:rsidRPr="003F5049" w14:paraId="73EE113F" w14:textId="77777777">
        <w:trPr>
          <w:cantSplit/>
        </w:trPr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F163912" w14:textId="77777777" w:rsidR="00A75AC8" w:rsidRPr="003F5049" w:rsidRDefault="00A75AC8">
            <w:pPr>
              <w:rPr>
                <w:color w:val="00B050"/>
              </w:rPr>
            </w:pPr>
            <w:r>
              <w:rPr>
                <w:color w:val="00B050"/>
                <w:sz w:val="21"/>
                <w:szCs w:val="21"/>
              </w:rPr>
              <w:t>EfficientNet-B0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2981086" w14:textId="77777777" w:rsidR="00A75AC8" w:rsidRPr="003F5049" w:rsidRDefault="00A75AC8">
            <w:pPr>
              <w:jc w:val="center"/>
              <w:rPr>
                <w:color w:val="00B050"/>
              </w:rPr>
            </w:pPr>
            <w:r>
              <w:rPr>
                <w:color w:val="00B050"/>
                <w:sz w:val="21"/>
                <w:szCs w:val="21"/>
              </w:rPr>
              <w:t>0.9687 ± 0.0040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EBECC3A" w14:textId="77777777" w:rsidR="00A75AC8" w:rsidRPr="003F5049" w:rsidRDefault="00A75AC8">
            <w:pPr>
              <w:jc w:val="center"/>
              <w:rPr>
                <w:color w:val="00B050"/>
              </w:rPr>
            </w:pPr>
            <w:r>
              <w:rPr>
                <w:color w:val="00B050"/>
                <w:sz w:val="21"/>
                <w:szCs w:val="21"/>
              </w:rPr>
              <w:t>0.9837 ± 0.0089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8ADCE52" w14:textId="77777777" w:rsidR="00A75AC8" w:rsidRPr="003F5049" w:rsidRDefault="00A75AC8">
            <w:pPr>
              <w:jc w:val="center"/>
              <w:rPr>
                <w:color w:val="00B050"/>
              </w:rPr>
            </w:pPr>
            <w:r>
              <w:rPr>
                <w:color w:val="00B050"/>
                <w:sz w:val="21"/>
                <w:szCs w:val="21"/>
              </w:rPr>
              <w:t>+0.0150 [+0.0083, +0.0217]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ED1065E" w14:textId="77777777" w:rsidR="00A75AC8" w:rsidRPr="003F5049" w:rsidRDefault="00A75AC8">
            <w:pPr>
              <w:jc w:val="center"/>
              <w:rPr>
                <w:color w:val="00B050"/>
              </w:rPr>
            </w:pPr>
            <w:r>
              <w:rPr>
                <w:color w:val="00B050"/>
                <w:sz w:val="21"/>
                <w:szCs w:val="21"/>
              </w:rPr>
              <w:t>0.0004</w:t>
            </w:r>
          </w:p>
        </w:tc>
      </w:tr>
      <w:tr w:rsidR="00A75AC8" w:rsidRPr="003F5049" w14:paraId="6B1AEBB1" w14:textId="77777777">
        <w:trPr>
          <w:cantSplit/>
        </w:trPr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F189A92" w14:textId="77777777" w:rsidR="00A75AC8" w:rsidRPr="003F5049" w:rsidRDefault="00A75AC8">
            <w:pPr>
              <w:rPr>
                <w:color w:val="00B050"/>
              </w:rPr>
            </w:pPr>
            <w:r>
              <w:rPr>
                <w:color w:val="00B050"/>
                <w:sz w:val="21"/>
                <w:szCs w:val="21"/>
              </w:rPr>
              <w:t>MobileNetV3-Small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DEE901B" w14:textId="77777777" w:rsidR="00A75AC8" w:rsidRPr="003F5049" w:rsidRDefault="00A75AC8">
            <w:pPr>
              <w:jc w:val="center"/>
              <w:rPr>
                <w:color w:val="00B050"/>
              </w:rPr>
            </w:pPr>
            <w:r>
              <w:rPr>
                <w:color w:val="00B050"/>
                <w:sz w:val="21"/>
                <w:szCs w:val="21"/>
              </w:rPr>
              <w:t>0.9549 ± 0.0144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41B3713" w14:textId="77777777" w:rsidR="00A75AC8" w:rsidRPr="003F5049" w:rsidRDefault="00A75AC8">
            <w:pPr>
              <w:jc w:val="center"/>
              <w:rPr>
                <w:color w:val="00B050"/>
              </w:rPr>
            </w:pPr>
            <w:r>
              <w:rPr>
                <w:color w:val="00B050"/>
                <w:sz w:val="21"/>
                <w:szCs w:val="21"/>
              </w:rPr>
              <w:t>0.9841 ± 0.0051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31C9085" w14:textId="77777777" w:rsidR="00A75AC8" w:rsidRPr="003F5049" w:rsidRDefault="00A75AC8">
            <w:pPr>
              <w:jc w:val="center"/>
              <w:rPr>
                <w:color w:val="00B050"/>
              </w:rPr>
            </w:pPr>
            <w:r>
              <w:rPr>
                <w:color w:val="00B050"/>
                <w:sz w:val="21"/>
                <w:szCs w:val="21"/>
              </w:rPr>
              <w:t>+0.0293 [+0.0187, +0.0398]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9E11623" w14:textId="77777777" w:rsidR="00A75AC8" w:rsidRPr="003F5049" w:rsidRDefault="00A75AC8">
            <w:pPr>
              <w:jc w:val="center"/>
              <w:rPr>
                <w:color w:val="00B050"/>
              </w:rPr>
            </w:pPr>
            <w:r>
              <w:rPr>
                <w:color w:val="00B050"/>
                <w:sz w:val="21"/>
                <w:szCs w:val="21"/>
              </w:rPr>
              <w:t>0.0001</w:t>
            </w:r>
          </w:p>
        </w:tc>
      </w:tr>
    </w:tbl>
    <w:p w14:paraId="02D0E13C" w14:textId="77777777" w:rsidR="00E91D14" w:rsidRPr="003F5049" w:rsidRDefault="00E91D14" w:rsidP="00E91D14">
      <w:pPr>
        <w:pStyle w:val="ListParagraph"/>
        <w:numPr>
          <w:ilvl w:val="1"/>
          <w:numId w:val="20"/>
        </w:numPr>
        <w:spacing w:after="100" w:line="300" w:lineRule="auto"/>
        <w:contextualSpacing w:val="0"/>
        <w:jc w:val="thaiDistribute"/>
        <w:rPr>
          <w:color w:val="00B050"/>
        </w:rPr>
      </w:pPr>
      <w:r>
        <w:rPr>
          <w:color w:val="00B050"/>
        </w:rPr>
        <w:t xml:space="preserve">Selective Unfreeze </w:t>
      </w:r>
      <w:r>
        <w:rPr>
          <w:color w:val="00B050"/>
          <w:cs/>
        </w:rPr>
        <w:t xml:space="preserve">ให้ </w:t>
      </w:r>
      <w:r>
        <w:rPr>
          <w:color w:val="00B050"/>
        </w:rPr>
        <w:t xml:space="preserve">macro-F1 </w:t>
      </w:r>
      <w:r>
        <w:rPr>
          <w:color w:val="00B050"/>
          <w:cs/>
        </w:rPr>
        <w:t xml:space="preserve">สูงกว่า </w:t>
      </w:r>
      <w:r>
        <w:rPr>
          <w:color w:val="00B050"/>
        </w:rPr>
        <w:t xml:space="preserve">Freeze all </w:t>
      </w:r>
      <w:r>
        <w:rPr>
          <w:color w:val="00B050"/>
          <w:cs/>
        </w:rPr>
        <w:t xml:space="preserve">อย่างมีนัยสำคัญในทั้ง </w:t>
      </w:r>
      <w:r>
        <w:rPr>
          <w:color w:val="00B050"/>
        </w:rPr>
        <w:t xml:space="preserve">4 backbone </w:t>
      </w:r>
      <w:r>
        <w:rPr>
          <w:color w:val="00B050"/>
          <w:cs/>
        </w:rPr>
        <w:t>โดยผลต่างอยู่ที่ +</w:t>
      </w:r>
      <w:r>
        <w:rPr>
          <w:color w:val="00B050"/>
        </w:rPr>
        <w:t xml:space="preserve">0.0150 </w:t>
      </w:r>
      <w:r>
        <w:rPr>
          <w:color w:val="00B050"/>
          <w:cs/>
        </w:rPr>
        <w:t>ถึง +</w:t>
      </w:r>
      <w:r>
        <w:rPr>
          <w:color w:val="00B050"/>
        </w:rPr>
        <w:t xml:space="preserve">0.0441 (Holm p ≤ 0.0004 </w:t>
      </w:r>
      <w:r>
        <w:rPr>
          <w:color w:val="00B050"/>
          <w:cs/>
        </w:rPr>
        <w:t xml:space="preserve">ทุก </w:t>
      </w:r>
      <w:r>
        <w:rPr>
          <w:color w:val="00B050"/>
        </w:rPr>
        <w:t>backbone)</w:t>
      </w:r>
    </w:p>
    <w:p w14:paraId="225D7F0F" w14:textId="77777777" w:rsidR="00C92E6E" w:rsidRPr="003F5049" w:rsidRDefault="00C92E6E" w:rsidP="00C92E6E">
      <w:pPr>
        <w:pStyle w:val="ListParagraph"/>
        <w:numPr>
          <w:ilvl w:val="0"/>
          <w:numId w:val="20"/>
        </w:numPr>
        <w:rPr>
          <w:rFonts w:asciiTheme="minorBidi" w:hAnsiTheme="minorBidi"/>
          <w:b/>
          <w:bCs/>
          <w:color w:val="00B050"/>
          <w:sz w:val="28"/>
        </w:rPr>
      </w:pPr>
      <w:r>
        <w:rPr>
          <w:rFonts w:asciiTheme="minorBidi" w:hAnsiTheme="minorBidi" w:cs="Cordia New"/>
          <w:b/>
          <w:bCs/>
          <w:color w:val="00B050"/>
          <w:sz w:val="28"/>
          <w:cs/>
        </w:rPr>
        <w:t xml:space="preserve">เปรียบเทียบ </w:t>
      </w:r>
      <w:r>
        <w:rPr>
          <w:rFonts w:asciiTheme="minorBidi" w:hAnsiTheme="minorBidi"/>
          <w:b/>
          <w:bCs/>
          <w:color w:val="00B050"/>
          <w:sz w:val="28"/>
        </w:rPr>
        <w:t xml:space="preserve">backbone </w:t>
      </w:r>
      <w:r>
        <w:rPr>
          <w:rFonts w:asciiTheme="minorBidi" w:hAnsiTheme="minorBidi" w:cs="Cordia New"/>
          <w:b/>
          <w:bCs/>
          <w:color w:val="00B050"/>
          <w:sz w:val="28"/>
          <w:cs/>
        </w:rPr>
        <w:t xml:space="preserve">ภายใต้ </w:t>
      </w:r>
      <w:r>
        <w:rPr>
          <w:rFonts w:asciiTheme="minorBidi" w:hAnsiTheme="minorBidi"/>
          <w:b/>
          <w:bCs/>
          <w:color w:val="00B050"/>
          <w:sz w:val="28"/>
        </w:rPr>
        <w:t>Selective Unfreeze</w:t>
      </w:r>
    </w:p>
    <w:p w14:paraId="77E02822" w14:textId="77777777" w:rsidR="006D0AC9" w:rsidRPr="003F5049" w:rsidRDefault="006D0AC9" w:rsidP="006D0AC9">
      <w:pPr>
        <w:keepNext/>
        <w:spacing w:before="160" w:after="80"/>
        <w:jc w:val="center"/>
        <w:rPr>
          <w:color w:val="00B050"/>
        </w:rPr>
      </w:pPr>
      <w:proofErr w:type="spellStart"/>
      <w:r>
        <w:rPr>
          <w:rFonts w:ascii="TH Sarabun New" w:eastAsia="TH Sarabun New" w:hAnsi="TH Sarabun New" w:cs="TH Sarabun New"/>
          <w:b/>
          <w:bCs/>
          <w:color w:val="00B050"/>
          <w:sz w:val="28"/>
        </w:rPr>
        <w:t>ตารางที่</w:t>
      </w:r>
      <w:proofErr w:type="spellEnd"/>
      <w:r>
        <w:rPr>
          <w:rFonts w:ascii="TH Sarabun New" w:eastAsia="TH Sarabun New" w:hAnsi="TH Sarabun New" w:cs="TH Sarabun New"/>
          <w:b/>
          <w:bCs/>
          <w:color w:val="00B050"/>
          <w:sz w:val="28"/>
        </w:rPr>
        <w:t xml:space="preserve"> 6.3 ข </w:t>
      </w:r>
      <w:proofErr w:type="spellStart"/>
      <w:r>
        <w:rPr>
          <w:rFonts w:ascii="TH Sarabun New" w:eastAsia="TH Sarabun New" w:hAnsi="TH Sarabun New" w:cs="TH Sarabun New"/>
          <w:b/>
          <w:bCs/>
          <w:color w:val="00B050"/>
          <w:sz w:val="28"/>
        </w:rPr>
        <w:t>ผลทดสอบรายคู่ของ</w:t>
      </w:r>
      <w:proofErr w:type="spellEnd"/>
      <w:r>
        <w:rPr>
          <w:rFonts w:ascii="TH Sarabun New" w:eastAsia="TH Sarabun New" w:hAnsi="TH Sarabun New" w:cs="TH Sarabun New"/>
          <w:b/>
          <w:bCs/>
          <w:color w:val="00B050"/>
          <w:sz w:val="28"/>
        </w:rPr>
        <w:t xml:space="preserve"> backbone </w:t>
      </w:r>
      <w:r>
        <w:rPr>
          <w:rFonts w:ascii="TH Sarabun New" w:eastAsia="TH Sarabun New" w:hAnsi="TH Sarabun New" w:cs="TH Sarabun New" w:hint="cs"/>
          <w:b/>
          <w:bCs/>
          <w:color w:val="00B050"/>
          <w:sz w:val="28"/>
          <w:cs/>
        </w:rPr>
        <w:t xml:space="preserve">จากวิธี </w:t>
      </w:r>
      <w:r>
        <w:rPr>
          <w:rFonts w:ascii="TH Sarabun New" w:eastAsia="TH Sarabun New" w:hAnsi="TH Sarabun New" w:cs="TH Sarabun New"/>
          <w:b/>
          <w:bCs/>
          <w:color w:val="00B050"/>
          <w:sz w:val="28"/>
        </w:rPr>
        <w:t>Selective Unfreeze</w:t>
      </w:r>
    </w:p>
    <w:tbl>
      <w:tblPr>
        <w:tblW w:w="90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00"/>
        <w:gridCol w:w="1200"/>
        <w:gridCol w:w="1200"/>
        <w:gridCol w:w="2200"/>
        <w:gridCol w:w="1100"/>
      </w:tblGrid>
      <w:tr w:rsidR="006D0AC9" w:rsidRPr="003F5049" w14:paraId="5D47AE67" w14:textId="77777777" w:rsidTr="00605236">
        <w:trPr>
          <w:tblHeader/>
          <w:jc w:val="center"/>
        </w:trPr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DE6F0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D708E58" w14:textId="77777777" w:rsidR="006D0AC9" w:rsidRPr="003F5049" w:rsidRDefault="006D0AC9" w:rsidP="00770CE5">
            <w:pPr>
              <w:rPr>
                <w:color w:val="00B050"/>
              </w:rPr>
            </w:pPr>
            <w:proofErr w:type="spellStart"/>
            <w:r>
              <w:rPr>
                <w:rFonts w:ascii="TH Sarabun New" w:eastAsia="TH Sarabun New" w:hAnsi="TH Sarabun New" w:cs="TH Sarabun New"/>
                <w:b/>
                <w:bCs/>
                <w:color w:val="00B050"/>
                <w:sz w:val="21"/>
                <w:szCs w:val="21"/>
              </w:rPr>
              <w:t>คู่ที่เปรียบเทียบ</w:t>
            </w:r>
            <w:proofErr w:type="spellEnd"/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DE6F0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211B8B0" w14:textId="77777777" w:rsidR="006D0AC9" w:rsidRPr="003F5049" w:rsidRDefault="006D0AC9" w:rsidP="00770CE5">
            <w:pPr>
              <w:jc w:val="center"/>
              <w:rPr>
                <w:color w:val="00B050"/>
              </w:rPr>
            </w:pPr>
            <w:r>
              <w:rPr>
                <w:rFonts w:ascii="TH Sarabun New" w:eastAsia="TH Sarabun New" w:hAnsi="TH Sarabun New" w:cs="TH Sarabun New"/>
                <w:b/>
                <w:bCs/>
                <w:color w:val="00B050"/>
                <w:sz w:val="21"/>
                <w:szCs w:val="21"/>
              </w:rPr>
              <w:t>Mean (1)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DE6F0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CE6EF02" w14:textId="77777777" w:rsidR="006D0AC9" w:rsidRPr="003F5049" w:rsidRDefault="006D0AC9" w:rsidP="00770CE5">
            <w:pPr>
              <w:jc w:val="center"/>
              <w:rPr>
                <w:color w:val="00B050"/>
              </w:rPr>
            </w:pPr>
            <w:r>
              <w:rPr>
                <w:rFonts w:ascii="TH Sarabun New" w:eastAsia="TH Sarabun New" w:hAnsi="TH Sarabun New" w:cs="TH Sarabun New"/>
                <w:b/>
                <w:bCs/>
                <w:color w:val="00B050"/>
                <w:sz w:val="21"/>
                <w:szCs w:val="21"/>
              </w:rPr>
              <w:t>Mean (2)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DE6F0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26C0CF9" w14:textId="77777777" w:rsidR="006D0AC9" w:rsidRPr="003F5049" w:rsidRDefault="006D0AC9" w:rsidP="00770CE5">
            <w:pPr>
              <w:jc w:val="center"/>
              <w:rPr>
                <w:color w:val="00B050"/>
              </w:rPr>
            </w:pPr>
            <w:proofErr w:type="spellStart"/>
            <w:r>
              <w:rPr>
                <w:rFonts w:ascii="TH Sarabun New" w:eastAsia="TH Sarabun New" w:hAnsi="TH Sarabun New" w:cs="TH Sarabun New"/>
                <w:b/>
                <w:bCs/>
                <w:color w:val="00B050"/>
                <w:sz w:val="21"/>
                <w:szCs w:val="21"/>
              </w:rPr>
              <w:t>ผลต่าง</w:t>
            </w:r>
            <w:proofErr w:type="spellEnd"/>
            <w:r>
              <w:rPr>
                <w:rFonts w:ascii="TH Sarabun New" w:eastAsia="TH Sarabun New" w:hAnsi="TH Sarabun New" w:cs="TH Sarabun New"/>
                <w:b/>
                <w:bCs/>
                <w:color w:val="00B050"/>
                <w:sz w:val="21"/>
                <w:szCs w:val="21"/>
              </w:rPr>
              <w:t xml:space="preserve"> [95% CI]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DE6F0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63A7FDB" w14:textId="77777777" w:rsidR="006D0AC9" w:rsidRPr="003F5049" w:rsidRDefault="006D0AC9" w:rsidP="00770CE5">
            <w:pPr>
              <w:jc w:val="center"/>
              <w:rPr>
                <w:color w:val="00B050"/>
              </w:rPr>
            </w:pPr>
            <w:r>
              <w:rPr>
                <w:rFonts w:ascii="TH Sarabun New" w:eastAsia="TH Sarabun New" w:hAnsi="TH Sarabun New" w:cs="TH Sarabun New"/>
                <w:b/>
                <w:bCs/>
                <w:color w:val="00B050"/>
                <w:sz w:val="21"/>
                <w:szCs w:val="21"/>
              </w:rPr>
              <w:t>p (GH)</w:t>
            </w:r>
          </w:p>
        </w:tc>
      </w:tr>
      <w:tr w:rsidR="006D0AC9" w:rsidRPr="003F5049" w14:paraId="56EA8E41" w14:textId="77777777" w:rsidTr="00605236">
        <w:trPr>
          <w:cantSplit/>
          <w:jc w:val="center"/>
        </w:trPr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1FA87F3" w14:textId="77777777" w:rsidR="006D0AC9" w:rsidRPr="003F5049" w:rsidRDefault="006D0AC9" w:rsidP="00770CE5">
            <w:pPr>
              <w:rPr>
                <w:color w:val="00B050"/>
              </w:rPr>
            </w:pPr>
            <w:r>
              <w:rPr>
                <w:rFonts w:ascii="TH Sarabun New" w:eastAsia="TH Sarabun New" w:hAnsi="TH Sarabun New" w:cs="TH Sarabun New"/>
                <w:color w:val="00B050"/>
                <w:sz w:val="21"/>
                <w:szCs w:val="21"/>
              </w:rPr>
              <w:t>EfficientNet-B0 vs MobileNetV3-Small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33E49A6" w14:textId="77777777" w:rsidR="006D0AC9" w:rsidRPr="003F5049" w:rsidRDefault="006D0AC9" w:rsidP="00770CE5">
            <w:pPr>
              <w:jc w:val="center"/>
              <w:rPr>
                <w:color w:val="00B050"/>
              </w:rPr>
            </w:pPr>
            <w:r>
              <w:rPr>
                <w:rFonts w:ascii="TH Sarabun New" w:eastAsia="TH Sarabun New" w:hAnsi="TH Sarabun New" w:cs="TH Sarabun New"/>
                <w:color w:val="00B050"/>
                <w:sz w:val="21"/>
                <w:szCs w:val="21"/>
              </w:rPr>
              <w:t>0.9837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79C2D03" w14:textId="77777777" w:rsidR="006D0AC9" w:rsidRPr="003F5049" w:rsidRDefault="006D0AC9" w:rsidP="00770CE5">
            <w:pPr>
              <w:jc w:val="center"/>
              <w:rPr>
                <w:color w:val="00B050"/>
              </w:rPr>
            </w:pPr>
            <w:r>
              <w:rPr>
                <w:rFonts w:ascii="TH Sarabun New" w:eastAsia="TH Sarabun New" w:hAnsi="TH Sarabun New" w:cs="TH Sarabun New"/>
                <w:color w:val="00B050"/>
                <w:sz w:val="21"/>
                <w:szCs w:val="21"/>
              </w:rPr>
              <w:t>0.9841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D779F69" w14:textId="77777777" w:rsidR="006D0AC9" w:rsidRPr="003F5049" w:rsidRDefault="006D0AC9" w:rsidP="00770CE5">
            <w:pPr>
              <w:jc w:val="center"/>
              <w:rPr>
                <w:color w:val="00B050"/>
              </w:rPr>
            </w:pPr>
            <w:r>
              <w:rPr>
                <w:rFonts w:ascii="TH Sarabun New" w:eastAsia="TH Sarabun New" w:hAnsi="TH Sarabun New" w:cs="TH Sarabun New"/>
                <w:color w:val="00B050"/>
                <w:sz w:val="21"/>
                <w:szCs w:val="21"/>
              </w:rPr>
              <w:t>−0.0005 [−0.0099, +0.0089]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12B5862" w14:textId="77777777" w:rsidR="006D0AC9" w:rsidRPr="003F5049" w:rsidRDefault="006D0AC9" w:rsidP="00770CE5">
            <w:pPr>
              <w:jc w:val="center"/>
              <w:rPr>
                <w:color w:val="00B050"/>
              </w:rPr>
            </w:pPr>
            <w:r>
              <w:rPr>
                <w:rFonts w:ascii="TH Sarabun New" w:eastAsia="TH Sarabun New" w:hAnsi="TH Sarabun New" w:cs="TH Sarabun New"/>
                <w:color w:val="00B050"/>
                <w:sz w:val="21"/>
                <w:szCs w:val="21"/>
              </w:rPr>
              <w:t>0.9988</w:t>
            </w:r>
          </w:p>
        </w:tc>
      </w:tr>
      <w:tr w:rsidR="006D0AC9" w:rsidRPr="003F5049" w14:paraId="347C966F" w14:textId="77777777" w:rsidTr="00605236">
        <w:trPr>
          <w:cantSplit/>
          <w:jc w:val="center"/>
        </w:trPr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F60279B" w14:textId="77777777" w:rsidR="006D0AC9" w:rsidRPr="003F5049" w:rsidRDefault="006D0AC9" w:rsidP="00770CE5">
            <w:pPr>
              <w:rPr>
                <w:color w:val="00B050"/>
              </w:rPr>
            </w:pPr>
            <w:r>
              <w:rPr>
                <w:rFonts w:ascii="TH Sarabun New" w:eastAsia="TH Sarabun New" w:hAnsi="TH Sarabun New" w:cs="TH Sarabun New"/>
                <w:color w:val="00B050"/>
                <w:sz w:val="21"/>
                <w:szCs w:val="21"/>
              </w:rPr>
              <w:t>EfficientNet-B0 vs ResNet50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6DC56E7" w14:textId="77777777" w:rsidR="006D0AC9" w:rsidRPr="003F5049" w:rsidRDefault="006D0AC9" w:rsidP="00770CE5">
            <w:pPr>
              <w:jc w:val="center"/>
              <w:rPr>
                <w:color w:val="00B050"/>
              </w:rPr>
            </w:pPr>
            <w:r>
              <w:rPr>
                <w:rFonts w:ascii="TH Sarabun New" w:eastAsia="TH Sarabun New" w:hAnsi="TH Sarabun New" w:cs="TH Sarabun New"/>
                <w:color w:val="00B050"/>
                <w:sz w:val="21"/>
                <w:szCs w:val="21"/>
              </w:rPr>
              <w:t>0.9837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DFE9D7A" w14:textId="77777777" w:rsidR="006D0AC9" w:rsidRPr="003F5049" w:rsidRDefault="006D0AC9" w:rsidP="00770CE5">
            <w:pPr>
              <w:jc w:val="center"/>
              <w:rPr>
                <w:color w:val="00B050"/>
              </w:rPr>
            </w:pPr>
            <w:r>
              <w:rPr>
                <w:rFonts w:ascii="TH Sarabun New" w:eastAsia="TH Sarabun New" w:hAnsi="TH Sarabun New" w:cs="TH Sarabun New"/>
                <w:color w:val="00B050"/>
                <w:sz w:val="21"/>
                <w:szCs w:val="21"/>
              </w:rPr>
              <w:t>0.9921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BEC4F0C" w14:textId="77777777" w:rsidR="006D0AC9" w:rsidRPr="003F5049" w:rsidRDefault="006D0AC9" w:rsidP="00770CE5">
            <w:pPr>
              <w:jc w:val="center"/>
              <w:rPr>
                <w:color w:val="00B050"/>
              </w:rPr>
            </w:pPr>
            <w:r>
              <w:rPr>
                <w:rFonts w:ascii="TH Sarabun New" w:eastAsia="TH Sarabun New" w:hAnsi="TH Sarabun New" w:cs="TH Sarabun New"/>
                <w:color w:val="00B050"/>
                <w:sz w:val="21"/>
                <w:szCs w:val="21"/>
              </w:rPr>
              <w:t>−0.0084 [−0.0183, +0.0014]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3A177C6" w14:textId="77777777" w:rsidR="006D0AC9" w:rsidRPr="003F5049" w:rsidRDefault="006D0AC9" w:rsidP="00770CE5">
            <w:pPr>
              <w:jc w:val="center"/>
              <w:rPr>
                <w:color w:val="00B050"/>
              </w:rPr>
            </w:pPr>
            <w:r>
              <w:rPr>
                <w:rFonts w:ascii="TH Sarabun New" w:eastAsia="TH Sarabun New" w:hAnsi="TH Sarabun New" w:cs="TH Sarabun New"/>
                <w:color w:val="00B050"/>
                <w:sz w:val="21"/>
                <w:szCs w:val="21"/>
              </w:rPr>
              <w:t>0.1074</w:t>
            </w:r>
          </w:p>
        </w:tc>
      </w:tr>
      <w:tr w:rsidR="006D0AC9" w:rsidRPr="003F5049" w14:paraId="14753E42" w14:textId="77777777" w:rsidTr="00605236">
        <w:trPr>
          <w:cantSplit/>
          <w:jc w:val="center"/>
        </w:trPr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AA4004F" w14:textId="77777777" w:rsidR="006D0AC9" w:rsidRPr="003F5049" w:rsidRDefault="006D0AC9" w:rsidP="00770CE5">
            <w:pPr>
              <w:rPr>
                <w:color w:val="00B050"/>
              </w:rPr>
            </w:pPr>
            <w:r>
              <w:rPr>
                <w:rFonts w:ascii="TH Sarabun New" w:eastAsia="TH Sarabun New" w:hAnsi="TH Sarabun New" w:cs="TH Sarabun New"/>
                <w:b/>
                <w:bCs/>
                <w:color w:val="00B050"/>
                <w:sz w:val="21"/>
                <w:szCs w:val="21"/>
              </w:rPr>
              <w:t>EfficientNet-B0 vs VGG16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0ACA453" w14:textId="77777777" w:rsidR="006D0AC9" w:rsidRPr="003F5049" w:rsidRDefault="006D0AC9" w:rsidP="00770CE5">
            <w:pPr>
              <w:jc w:val="center"/>
              <w:rPr>
                <w:color w:val="00B050"/>
              </w:rPr>
            </w:pPr>
            <w:r>
              <w:rPr>
                <w:rFonts w:ascii="TH Sarabun New" w:eastAsia="TH Sarabun New" w:hAnsi="TH Sarabun New" w:cs="TH Sarabun New"/>
                <w:b/>
                <w:bCs/>
                <w:color w:val="00B050"/>
                <w:sz w:val="21"/>
                <w:szCs w:val="21"/>
              </w:rPr>
              <w:t>0.9837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A28E4E3" w14:textId="77777777" w:rsidR="006D0AC9" w:rsidRPr="003F5049" w:rsidRDefault="006D0AC9" w:rsidP="00770CE5">
            <w:pPr>
              <w:jc w:val="center"/>
              <w:rPr>
                <w:color w:val="00B050"/>
              </w:rPr>
            </w:pPr>
            <w:r>
              <w:rPr>
                <w:rFonts w:ascii="TH Sarabun New" w:eastAsia="TH Sarabun New" w:hAnsi="TH Sarabun New" w:cs="TH Sarabun New"/>
                <w:b/>
                <w:bCs/>
                <w:color w:val="00B050"/>
                <w:sz w:val="21"/>
                <w:szCs w:val="21"/>
              </w:rPr>
              <w:t>0.9947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DE19F1E" w14:textId="77777777" w:rsidR="006D0AC9" w:rsidRPr="003F5049" w:rsidRDefault="006D0AC9" w:rsidP="00770CE5">
            <w:pPr>
              <w:jc w:val="center"/>
              <w:rPr>
                <w:color w:val="00B050"/>
              </w:rPr>
            </w:pPr>
            <w:r>
              <w:rPr>
                <w:rFonts w:ascii="TH Sarabun New" w:eastAsia="TH Sarabun New" w:hAnsi="TH Sarabun New" w:cs="TH Sarabun New"/>
                <w:b/>
                <w:bCs/>
                <w:color w:val="00B050"/>
                <w:sz w:val="21"/>
                <w:szCs w:val="21"/>
              </w:rPr>
              <w:t>−0.0110 [−0.0199, −0.0022]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3A24D1D" w14:textId="77777777" w:rsidR="006D0AC9" w:rsidRPr="003F5049" w:rsidRDefault="006D0AC9" w:rsidP="00770CE5">
            <w:pPr>
              <w:jc w:val="center"/>
              <w:rPr>
                <w:color w:val="00B050"/>
              </w:rPr>
            </w:pPr>
            <w:r>
              <w:rPr>
                <w:rFonts w:ascii="TH Sarabun New" w:eastAsia="TH Sarabun New" w:hAnsi="TH Sarabun New" w:cs="TH Sarabun New"/>
                <w:b/>
                <w:bCs/>
                <w:color w:val="00B050"/>
                <w:sz w:val="21"/>
                <w:szCs w:val="21"/>
              </w:rPr>
              <w:t>0.0152</w:t>
            </w:r>
          </w:p>
        </w:tc>
      </w:tr>
      <w:tr w:rsidR="006D0AC9" w:rsidRPr="003F5049" w14:paraId="131BBBC0" w14:textId="77777777" w:rsidTr="00605236">
        <w:trPr>
          <w:cantSplit/>
          <w:jc w:val="center"/>
        </w:trPr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0E232F4" w14:textId="77777777" w:rsidR="006D0AC9" w:rsidRPr="003F5049" w:rsidRDefault="006D0AC9" w:rsidP="00770CE5">
            <w:pPr>
              <w:rPr>
                <w:color w:val="00B050"/>
              </w:rPr>
            </w:pPr>
            <w:r>
              <w:rPr>
                <w:rFonts w:ascii="TH Sarabun New" w:eastAsia="TH Sarabun New" w:hAnsi="TH Sarabun New" w:cs="TH Sarabun New"/>
                <w:b/>
                <w:bCs/>
                <w:color w:val="00B050"/>
                <w:sz w:val="21"/>
                <w:szCs w:val="21"/>
              </w:rPr>
              <w:t>MobileNetV3-Small vs ResNet50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0C9B7B2" w14:textId="77777777" w:rsidR="006D0AC9" w:rsidRPr="003F5049" w:rsidRDefault="006D0AC9" w:rsidP="00770CE5">
            <w:pPr>
              <w:jc w:val="center"/>
              <w:rPr>
                <w:color w:val="00B050"/>
              </w:rPr>
            </w:pPr>
            <w:r>
              <w:rPr>
                <w:rFonts w:ascii="TH Sarabun New" w:eastAsia="TH Sarabun New" w:hAnsi="TH Sarabun New" w:cs="TH Sarabun New"/>
                <w:b/>
                <w:bCs/>
                <w:color w:val="00B050"/>
                <w:sz w:val="21"/>
                <w:szCs w:val="21"/>
              </w:rPr>
              <w:t>0.9841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59907A6" w14:textId="77777777" w:rsidR="006D0AC9" w:rsidRPr="003F5049" w:rsidRDefault="006D0AC9" w:rsidP="00770CE5">
            <w:pPr>
              <w:jc w:val="center"/>
              <w:rPr>
                <w:color w:val="00B050"/>
              </w:rPr>
            </w:pPr>
            <w:r>
              <w:rPr>
                <w:rFonts w:ascii="TH Sarabun New" w:eastAsia="TH Sarabun New" w:hAnsi="TH Sarabun New" w:cs="TH Sarabun New"/>
                <w:b/>
                <w:bCs/>
                <w:color w:val="00B050"/>
                <w:sz w:val="21"/>
                <w:szCs w:val="21"/>
              </w:rPr>
              <w:t>0.9921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AC738EF" w14:textId="77777777" w:rsidR="006D0AC9" w:rsidRPr="003F5049" w:rsidRDefault="006D0AC9" w:rsidP="00770CE5">
            <w:pPr>
              <w:jc w:val="center"/>
              <w:rPr>
                <w:color w:val="00B050"/>
              </w:rPr>
            </w:pPr>
            <w:r>
              <w:rPr>
                <w:rFonts w:ascii="TH Sarabun New" w:eastAsia="TH Sarabun New" w:hAnsi="TH Sarabun New" w:cs="TH Sarabun New"/>
                <w:b/>
                <w:bCs/>
                <w:color w:val="00B050"/>
                <w:sz w:val="21"/>
                <w:szCs w:val="21"/>
              </w:rPr>
              <w:t>−0.0080 [−0.0152, −0.0007]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7DFE331" w14:textId="77777777" w:rsidR="006D0AC9" w:rsidRPr="003F5049" w:rsidRDefault="006D0AC9" w:rsidP="00770CE5">
            <w:pPr>
              <w:jc w:val="center"/>
              <w:rPr>
                <w:color w:val="00B050"/>
              </w:rPr>
            </w:pPr>
            <w:r>
              <w:rPr>
                <w:rFonts w:ascii="TH Sarabun New" w:eastAsia="TH Sarabun New" w:hAnsi="TH Sarabun New" w:cs="TH Sarabun New"/>
                <w:b/>
                <w:bCs/>
                <w:color w:val="00B050"/>
                <w:sz w:val="21"/>
                <w:szCs w:val="21"/>
              </w:rPr>
              <w:t>0.0284</w:t>
            </w:r>
          </w:p>
        </w:tc>
      </w:tr>
      <w:tr w:rsidR="006D0AC9" w:rsidRPr="003F5049" w14:paraId="696B27A5" w14:textId="77777777" w:rsidTr="00605236">
        <w:trPr>
          <w:cantSplit/>
          <w:jc w:val="center"/>
        </w:trPr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9FE6C46" w14:textId="77777777" w:rsidR="006D0AC9" w:rsidRPr="003F5049" w:rsidRDefault="006D0AC9" w:rsidP="00770CE5">
            <w:pPr>
              <w:rPr>
                <w:color w:val="00B050"/>
              </w:rPr>
            </w:pPr>
            <w:r>
              <w:rPr>
                <w:rFonts w:ascii="TH Sarabun New" w:eastAsia="TH Sarabun New" w:hAnsi="TH Sarabun New" w:cs="TH Sarabun New"/>
                <w:b/>
                <w:bCs/>
                <w:color w:val="00B050"/>
                <w:sz w:val="21"/>
                <w:szCs w:val="21"/>
              </w:rPr>
              <w:lastRenderedPageBreak/>
              <w:t>MobileNetV3-Small vs VGG16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08C83C3" w14:textId="77777777" w:rsidR="006D0AC9" w:rsidRPr="003F5049" w:rsidRDefault="006D0AC9" w:rsidP="00770CE5">
            <w:pPr>
              <w:jc w:val="center"/>
              <w:rPr>
                <w:color w:val="00B050"/>
              </w:rPr>
            </w:pPr>
            <w:r>
              <w:rPr>
                <w:rFonts w:ascii="TH Sarabun New" w:eastAsia="TH Sarabun New" w:hAnsi="TH Sarabun New" w:cs="TH Sarabun New"/>
                <w:b/>
                <w:bCs/>
                <w:color w:val="00B050"/>
                <w:sz w:val="21"/>
                <w:szCs w:val="21"/>
              </w:rPr>
              <w:t>0.9841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9A78A82" w14:textId="77777777" w:rsidR="006D0AC9" w:rsidRPr="003F5049" w:rsidRDefault="006D0AC9" w:rsidP="00770CE5">
            <w:pPr>
              <w:jc w:val="center"/>
              <w:rPr>
                <w:color w:val="00B050"/>
              </w:rPr>
            </w:pPr>
            <w:r>
              <w:rPr>
                <w:rFonts w:ascii="TH Sarabun New" w:eastAsia="TH Sarabun New" w:hAnsi="TH Sarabun New" w:cs="TH Sarabun New"/>
                <w:b/>
                <w:bCs/>
                <w:color w:val="00B050"/>
                <w:sz w:val="21"/>
                <w:szCs w:val="21"/>
              </w:rPr>
              <w:t>0.9947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B797FAF" w14:textId="77777777" w:rsidR="006D0AC9" w:rsidRPr="003F5049" w:rsidRDefault="006D0AC9" w:rsidP="00770CE5">
            <w:pPr>
              <w:jc w:val="center"/>
              <w:rPr>
                <w:color w:val="00B050"/>
              </w:rPr>
            </w:pPr>
            <w:r>
              <w:rPr>
                <w:rFonts w:ascii="TH Sarabun New" w:eastAsia="TH Sarabun New" w:hAnsi="TH Sarabun New" w:cs="TH Sarabun New"/>
                <w:b/>
                <w:bCs/>
                <w:color w:val="00B050"/>
                <w:sz w:val="21"/>
                <w:szCs w:val="21"/>
              </w:rPr>
              <w:t>−0.0106 [−0.0156, −0.0055]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F2429FA" w14:textId="77777777" w:rsidR="006D0AC9" w:rsidRPr="003F5049" w:rsidRDefault="006D0AC9" w:rsidP="00770CE5">
            <w:pPr>
              <w:jc w:val="center"/>
              <w:rPr>
                <w:color w:val="00B050"/>
              </w:rPr>
            </w:pPr>
            <w:r>
              <w:rPr>
                <w:rFonts w:ascii="TH Sarabun New" w:eastAsia="TH Sarabun New" w:hAnsi="TH Sarabun New" w:cs="TH Sarabun New"/>
                <w:b/>
                <w:bCs/>
                <w:color w:val="00B050"/>
                <w:sz w:val="21"/>
                <w:szCs w:val="21"/>
              </w:rPr>
              <w:t>0.0003</w:t>
            </w:r>
          </w:p>
        </w:tc>
      </w:tr>
      <w:tr w:rsidR="006D0AC9" w:rsidRPr="003F5049" w14:paraId="378938DE" w14:textId="77777777" w:rsidTr="00605236">
        <w:trPr>
          <w:cantSplit/>
          <w:jc w:val="center"/>
        </w:trPr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EDCDE40" w14:textId="77777777" w:rsidR="006D0AC9" w:rsidRPr="003F5049" w:rsidRDefault="006D0AC9" w:rsidP="00770CE5">
            <w:pPr>
              <w:rPr>
                <w:color w:val="00B050"/>
              </w:rPr>
            </w:pPr>
            <w:r>
              <w:rPr>
                <w:rFonts w:ascii="TH Sarabun New" w:eastAsia="TH Sarabun New" w:hAnsi="TH Sarabun New" w:cs="TH Sarabun New"/>
                <w:color w:val="00B050"/>
                <w:sz w:val="21"/>
                <w:szCs w:val="21"/>
              </w:rPr>
              <w:t>ResNet50 vs VGG16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A471A04" w14:textId="77777777" w:rsidR="006D0AC9" w:rsidRPr="003F5049" w:rsidRDefault="006D0AC9" w:rsidP="00770CE5">
            <w:pPr>
              <w:jc w:val="center"/>
              <w:rPr>
                <w:color w:val="00B050"/>
              </w:rPr>
            </w:pPr>
            <w:r>
              <w:rPr>
                <w:rFonts w:ascii="TH Sarabun New" w:eastAsia="TH Sarabun New" w:hAnsi="TH Sarabun New" w:cs="TH Sarabun New"/>
                <w:color w:val="00B050"/>
                <w:sz w:val="21"/>
                <w:szCs w:val="21"/>
              </w:rPr>
              <w:t>0.9921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4BDB9FB" w14:textId="77777777" w:rsidR="006D0AC9" w:rsidRPr="003F5049" w:rsidRDefault="006D0AC9" w:rsidP="00770CE5">
            <w:pPr>
              <w:jc w:val="center"/>
              <w:rPr>
                <w:color w:val="00B050"/>
              </w:rPr>
            </w:pPr>
            <w:r>
              <w:rPr>
                <w:rFonts w:ascii="TH Sarabun New" w:eastAsia="TH Sarabun New" w:hAnsi="TH Sarabun New" w:cs="TH Sarabun New"/>
                <w:color w:val="00B050"/>
                <w:sz w:val="21"/>
                <w:szCs w:val="21"/>
              </w:rPr>
              <w:t>0.9947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D94CAAB" w14:textId="77777777" w:rsidR="006D0AC9" w:rsidRPr="003F5049" w:rsidRDefault="006D0AC9" w:rsidP="00770CE5">
            <w:pPr>
              <w:jc w:val="center"/>
              <w:rPr>
                <w:color w:val="00B050"/>
              </w:rPr>
            </w:pPr>
            <w:r>
              <w:rPr>
                <w:rFonts w:ascii="TH Sarabun New" w:eastAsia="TH Sarabun New" w:hAnsi="TH Sarabun New" w:cs="TH Sarabun New"/>
                <w:color w:val="00B050"/>
                <w:sz w:val="21"/>
                <w:szCs w:val="21"/>
              </w:rPr>
              <w:t>−0.0026 [−0.0088, +0.0036]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02FDEF5" w14:textId="77777777" w:rsidR="006D0AC9" w:rsidRPr="003F5049" w:rsidRDefault="006D0AC9" w:rsidP="00770CE5">
            <w:pPr>
              <w:jc w:val="center"/>
              <w:rPr>
                <w:color w:val="00B050"/>
              </w:rPr>
            </w:pPr>
            <w:r>
              <w:rPr>
                <w:rFonts w:ascii="TH Sarabun New" w:eastAsia="TH Sarabun New" w:hAnsi="TH Sarabun New" w:cs="TH Sarabun New"/>
                <w:color w:val="00B050"/>
                <w:sz w:val="21"/>
                <w:szCs w:val="21"/>
              </w:rPr>
              <w:t>0.5921</w:t>
            </w:r>
          </w:p>
        </w:tc>
      </w:tr>
    </w:tbl>
    <w:p w14:paraId="26576AA7" w14:textId="77777777" w:rsidR="006D0AC9" w:rsidRPr="003F5049" w:rsidRDefault="006D0AC9" w:rsidP="006D0AC9">
      <w:pPr>
        <w:spacing w:after="100"/>
        <w:rPr>
          <w:color w:val="00B050"/>
        </w:rPr>
      </w:pPr>
    </w:p>
    <w:p w14:paraId="02A33F85" w14:textId="77777777" w:rsidR="006D0AC9" w:rsidRPr="003F5049" w:rsidRDefault="006D0AC9" w:rsidP="006D0AC9">
      <w:pPr>
        <w:pStyle w:val="ListParagraph"/>
        <w:numPr>
          <w:ilvl w:val="0"/>
          <w:numId w:val="32"/>
        </w:numPr>
        <w:spacing w:after="120" w:line="300" w:lineRule="auto"/>
        <w:jc w:val="thaiDistribute"/>
        <w:rPr>
          <w:color w:val="00B050"/>
        </w:rPr>
      </w:pPr>
      <w:proofErr w:type="spellStart"/>
      <w:r>
        <w:rPr>
          <w:rFonts w:ascii="TH Sarabun New" w:eastAsia="TH Sarabun New" w:hAnsi="TH Sarabun New" w:cs="TH Sarabun New"/>
          <w:color w:val="00B050"/>
          <w:sz w:val="32"/>
          <w:szCs w:val="32"/>
        </w:rPr>
        <w:t>เปรียบเทียบ</w:t>
      </w:r>
      <w:proofErr w:type="spellEnd"/>
      <w:r>
        <w:rPr>
          <w:rFonts w:ascii="TH Sarabun New" w:eastAsia="TH Sarabun New" w:hAnsi="TH Sarabun New" w:cs="TH Sarabun New"/>
          <w:color w:val="00B050"/>
          <w:sz w:val="32"/>
          <w:szCs w:val="32"/>
        </w:rPr>
        <w:t xml:space="preserve"> backbone </w:t>
      </w:r>
      <w:proofErr w:type="spellStart"/>
      <w:r>
        <w:rPr>
          <w:rFonts w:ascii="TH Sarabun New" w:eastAsia="TH Sarabun New" w:hAnsi="TH Sarabun New" w:cs="TH Sarabun New"/>
          <w:color w:val="00B050"/>
          <w:sz w:val="32"/>
          <w:szCs w:val="32"/>
        </w:rPr>
        <w:t>รายคู่</w:t>
      </w:r>
      <w:proofErr w:type="spellEnd"/>
      <w:r>
        <w:rPr>
          <w:rFonts w:ascii="TH Sarabun New" w:eastAsia="TH Sarabun New" w:hAnsi="TH Sarabun New" w:cs="TH Sarabun New"/>
          <w:color w:val="00B050"/>
          <w:sz w:val="32"/>
          <w:szCs w:val="32"/>
        </w:rPr>
        <w:t xml:space="preserve"> (6 </w:t>
      </w:r>
      <w:proofErr w:type="spellStart"/>
      <w:r>
        <w:rPr>
          <w:rFonts w:ascii="TH Sarabun New" w:eastAsia="TH Sarabun New" w:hAnsi="TH Sarabun New" w:cs="TH Sarabun New"/>
          <w:color w:val="00B050"/>
          <w:sz w:val="32"/>
          <w:szCs w:val="32"/>
        </w:rPr>
        <w:t>คู่</w:t>
      </w:r>
      <w:proofErr w:type="spellEnd"/>
      <w:r>
        <w:rPr>
          <w:rFonts w:ascii="TH Sarabun New" w:eastAsia="TH Sarabun New" w:hAnsi="TH Sarabun New" w:cs="TH Sarabun New"/>
          <w:color w:val="00B050"/>
          <w:sz w:val="32"/>
          <w:szCs w:val="32"/>
        </w:rPr>
        <w:t xml:space="preserve">) </w:t>
      </w:r>
      <w:proofErr w:type="spellStart"/>
      <w:r>
        <w:rPr>
          <w:rFonts w:ascii="TH Sarabun New" w:eastAsia="TH Sarabun New" w:hAnsi="TH Sarabun New" w:cs="TH Sarabun New"/>
          <w:color w:val="00B050"/>
          <w:sz w:val="32"/>
          <w:szCs w:val="32"/>
        </w:rPr>
        <w:t>ด้วย</w:t>
      </w:r>
      <w:proofErr w:type="spellEnd"/>
      <w:r>
        <w:rPr>
          <w:rFonts w:ascii="TH Sarabun New" w:eastAsia="TH Sarabun New" w:hAnsi="TH Sarabun New" w:cs="TH Sarabun New"/>
          <w:color w:val="00B050"/>
          <w:sz w:val="32"/>
          <w:szCs w:val="32"/>
        </w:rPr>
        <w:t xml:space="preserve"> Games–Howell </w:t>
      </w:r>
      <w:r>
        <w:rPr>
          <w:rFonts w:ascii="TH Sarabun New" w:eastAsia="TH Sarabun New" w:hAnsi="TH Sarabun New" w:cs="TH Sarabun New" w:hint="cs"/>
          <w:color w:val="00B050"/>
          <w:sz w:val="32"/>
          <w:szCs w:val="32"/>
          <w:cs/>
        </w:rPr>
        <w:t xml:space="preserve">พบว่า </w:t>
      </w:r>
      <w:r>
        <w:rPr>
          <w:rFonts w:ascii="TH Sarabun New" w:eastAsia="TH Sarabun New" w:hAnsi="TH Sarabun New" w:cs="TH Sarabun New"/>
          <w:color w:val="00B050"/>
          <w:sz w:val="32"/>
          <w:szCs w:val="32"/>
        </w:rPr>
        <w:t xml:space="preserve">VGG16 </w:t>
      </w:r>
      <w:proofErr w:type="spellStart"/>
      <w:r>
        <w:rPr>
          <w:rFonts w:ascii="TH Sarabun New" w:eastAsia="TH Sarabun New" w:hAnsi="TH Sarabun New" w:cs="TH Sarabun New"/>
          <w:color w:val="00B050"/>
          <w:sz w:val="32"/>
          <w:szCs w:val="32"/>
        </w:rPr>
        <w:t>สูงกว่า</w:t>
      </w:r>
      <w:proofErr w:type="spellEnd"/>
      <w:r>
        <w:rPr>
          <w:rFonts w:ascii="TH Sarabun New" w:eastAsia="TH Sarabun New" w:hAnsi="TH Sarabun New" w:cs="TH Sarabun New"/>
          <w:color w:val="00B050"/>
          <w:sz w:val="32"/>
          <w:szCs w:val="32"/>
        </w:rPr>
        <w:t xml:space="preserve"> EfficientNet-B0 (p = 0.0152) </w:t>
      </w:r>
      <w:proofErr w:type="spellStart"/>
      <w:r>
        <w:rPr>
          <w:rFonts w:ascii="TH Sarabun New" w:eastAsia="TH Sarabun New" w:hAnsi="TH Sarabun New" w:cs="TH Sarabun New"/>
          <w:color w:val="00B050"/>
          <w:sz w:val="32"/>
          <w:szCs w:val="32"/>
        </w:rPr>
        <w:t>และ</w:t>
      </w:r>
      <w:proofErr w:type="spellEnd"/>
      <w:r>
        <w:rPr>
          <w:rFonts w:ascii="TH Sarabun New" w:eastAsia="TH Sarabun New" w:hAnsi="TH Sarabun New" w:cs="TH Sarabun New"/>
          <w:color w:val="00B050"/>
          <w:sz w:val="32"/>
          <w:szCs w:val="32"/>
        </w:rPr>
        <w:t xml:space="preserve"> MobileNetV3-Small (p = 0.0003) </w:t>
      </w:r>
      <w:proofErr w:type="spellStart"/>
      <w:r>
        <w:rPr>
          <w:rFonts w:ascii="TH Sarabun New" w:eastAsia="TH Sarabun New" w:hAnsi="TH Sarabun New" w:cs="TH Sarabun New"/>
          <w:color w:val="00B050"/>
          <w:sz w:val="32"/>
          <w:szCs w:val="32"/>
        </w:rPr>
        <w:t>และ</w:t>
      </w:r>
      <w:proofErr w:type="spellEnd"/>
      <w:r>
        <w:rPr>
          <w:rFonts w:ascii="TH Sarabun New" w:eastAsia="TH Sarabun New" w:hAnsi="TH Sarabun New" w:cs="TH Sarabun New"/>
          <w:color w:val="00B050"/>
          <w:sz w:val="32"/>
          <w:szCs w:val="32"/>
        </w:rPr>
        <w:t xml:space="preserve"> ResNet50 </w:t>
      </w:r>
      <w:proofErr w:type="spellStart"/>
      <w:r>
        <w:rPr>
          <w:rFonts w:ascii="TH Sarabun New" w:eastAsia="TH Sarabun New" w:hAnsi="TH Sarabun New" w:cs="TH Sarabun New"/>
          <w:color w:val="00B050"/>
          <w:sz w:val="32"/>
          <w:szCs w:val="32"/>
        </w:rPr>
        <w:t>สูงกว่า</w:t>
      </w:r>
      <w:proofErr w:type="spellEnd"/>
      <w:r>
        <w:rPr>
          <w:rFonts w:ascii="TH Sarabun New" w:eastAsia="TH Sarabun New" w:hAnsi="TH Sarabun New" w:cs="TH Sarabun New"/>
          <w:color w:val="00B050"/>
          <w:sz w:val="32"/>
          <w:szCs w:val="32"/>
        </w:rPr>
        <w:t xml:space="preserve"> MobileNetV3-Small (p = 0.0284) </w:t>
      </w:r>
      <w:proofErr w:type="spellStart"/>
      <w:r>
        <w:rPr>
          <w:rFonts w:ascii="TH Sarabun New" w:eastAsia="TH Sarabun New" w:hAnsi="TH Sarabun New" w:cs="TH Sarabun New"/>
          <w:color w:val="00B050"/>
          <w:sz w:val="32"/>
          <w:szCs w:val="32"/>
        </w:rPr>
        <w:t>ส่วน</w:t>
      </w:r>
      <w:proofErr w:type="spellEnd"/>
      <w:r>
        <w:rPr>
          <w:rFonts w:ascii="TH Sarabun New" w:eastAsia="TH Sarabun New" w:hAnsi="TH Sarabun New" w:cs="TH Sarabun New"/>
          <w:color w:val="00B050"/>
          <w:sz w:val="32"/>
          <w:szCs w:val="32"/>
        </w:rPr>
        <w:t xml:space="preserve"> VGG16 </w:t>
      </w:r>
      <w:proofErr w:type="spellStart"/>
      <w:r>
        <w:rPr>
          <w:rFonts w:ascii="TH Sarabun New" w:eastAsia="TH Sarabun New" w:hAnsi="TH Sarabun New" w:cs="TH Sarabun New"/>
          <w:color w:val="00B050"/>
          <w:sz w:val="32"/>
          <w:szCs w:val="32"/>
        </w:rPr>
        <w:t>กับ</w:t>
      </w:r>
      <w:proofErr w:type="spellEnd"/>
      <w:r>
        <w:rPr>
          <w:rFonts w:ascii="TH Sarabun New" w:eastAsia="TH Sarabun New" w:hAnsi="TH Sarabun New" w:cs="TH Sarabun New"/>
          <w:color w:val="00B050"/>
          <w:sz w:val="32"/>
          <w:szCs w:val="32"/>
        </w:rPr>
        <w:t xml:space="preserve"> ResNet50 </w:t>
      </w:r>
      <w:proofErr w:type="spellStart"/>
      <w:r>
        <w:rPr>
          <w:rFonts w:ascii="TH Sarabun New" w:eastAsia="TH Sarabun New" w:hAnsi="TH Sarabun New" w:cs="TH Sarabun New"/>
          <w:color w:val="00B050"/>
          <w:sz w:val="32"/>
          <w:szCs w:val="32"/>
        </w:rPr>
        <w:t>ไม่แตกต่างกัน</w:t>
      </w:r>
      <w:proofErr w:type="spellEnd"/>
      <w:r>
        <w:rPr>
          <w:rFonts w:ascii="TH Sarabun New" w:eastAsia="TH Sarabun New" w:hAnsi="TH Sarabun New" w:cs="TH Sarabun New"/>
          <w:color w:val="00B050"/>
          <w:sz w:val="32"/>
          <w:szCs w:val="32"/>
        </w:rPr>
        <w:t xml:space="preserve"> (p = 0.59) ResNet50 </w:t>
      </w:r>
      <w:proofErr w:type="spellStart"/>
      <w:r>
        <w:rPr>
          <w:rFonts w:ascii="TH Sarabun New" w:eastAsia="TH Sarabun New" w:hAnsi="TH Sarabun New" w:cs="TH Sarabun New"/>
          <w:color w:val="00B050"/>
          <w:sz w:val="32"/>
          <w:szCs w:val="32"/>
        </w:rPr>
        <w:t>กับ</w:t>
      </w:r>
      <w:proofErr w:type="spellEnd"/>
      <w:r>
        <w:rPr>
          <w:rFonts w:ascii="TH Sarabun New" w:eastAsia="TH Sarabun New" w:hAnsi="TH Sarabun New" w:cs="TH Sarabun New"/>
          <w:color w:val="00B050"/>
          <w:sz w:val="32"/>
          <w:szCs w:val="32"/>
        </w:rPr>
        <w:t xml:space="preserve"> EfficientNet-B0 </w:t>
      </w:r>
      <w:proofErr w:type="spellStart"/>
      <w:r>
        <w:rPr>
          <w:rFonts w:ascii="TH Sarabun New" w:eastAsia="TH Sarabun New" w:hAnsi="TH Sarabun New" w:cs="TH Sarabun New"/>
          <w:color w:val="00B050"/>
          <w:sz w:val="32"/>
          <w:szCs w:val="32"/>
        </w:rPr>
        <w:t>ไม่แตกต่างกัน</w:t>
      </w:r>
      <w:proofErr w:type="spellEnd"/>
      <w:r>
        <w:rPr>
          <w:rFonts w:ascii="TH Sarabun New" w:eastAsia="TH Sarabun New" w:hAnsi="TH Sarabun New" w:cs="TH Sarabun New"/>
          <w:color w:val="00B050"/>
          <w:sz w:val="32"/>
          <w:szCs w:val="32"/>
        </w:rPr>
        <w:t xml:space="preserve"> (p = 0.11) </w:t>
      </w:r>
      <w:proofErr w:type="spellStart"/>
      <w:r>
        <w:rPr>
          <w:rFonts w:ascii="TH Sarabun New" w:eastAsia="TH Sarabun New" w:hAnsi="TH Sarabun New" w:cs="TH Sarabun New"/>
          <w:color w:val="00B050"/>
          <w:sz w:val="32"/>
          <w:szCs w:val="32"/>
        </w:rPr>
        <w:t>และ</w:t>
      </w:r>
      <w:proofErr w:type="spellEnd"/>
      <w:r>
        <w:rPr>
          <w:rFonts w:ascii="TH Sarabun New" w:eastAsia="TH Sarabun New" w:hAnsi="TH Sarabun New" w:cs="TH Sarabun New"/>
          <w:color w:val="00B050"/>
          <w:sz w:val="32"/>
          <w:szCs w:val="32"/>
        </w:rPr>
        <w:t xml:space="preserve"> EfficientNet-B0 </w:t>
      </w:r>
      <w:proofErr w:type="spellStart"/>
      <w:r>
        <w:rPr>
          <w:rFonts w:ascii="TH Sarabun New" w:eastAsia="TH Sarabun New" w:hAnsi="TH Sarabun New" w:cs="TH Sarabun New"/>
          <w:color w:val="00B050"/>
          <w:sz w:val="32"/>
          <w:szCs w:val="32"/>
        </w:rPr>
        <w:t>กับ</w:t>
      </w:r>
      <w:proofErr w:type="spellEnd"/>
      <w:r>
        <w:rPr>
          <w:rFonts w:ascii="TH Sarabun New" w:eastAsia="TH Sarabun New" w:hAnsi="TH Sarabun New" w:cs="TH Sarabun New"/>
          <w:color w:val="00B050"/>
          <w:sz w:val="32"/>
          <w:szCs w:val="32"/>
        </w:rPr>
        <w:t xml:space="preserve"> MobileNetV3-Small </w:t>
      </w:r>
      <w:proofErr w:type="spellStart"/>
      <w:r>
        <w:rPr>
          <w:rFonts w:ascii="TH Sarabun New" w:eastAsia="TH Sarabun New" w:hAnsi="TH Sarabun New" w:cs="TH Sarabun New"/>
          <w:color w:val="00B050"/>
          <w:sz w:val="32"/>
          <w:szCs w:val="32"/>
        </w:rPr>
        <w:t>ไม่แตกต่างกัน</w:t>
      </w:r>
      <w:proofErr w:type="spellEnd"/>
      <w:r>
        <w:rPr>
          <w:rFonts w:ascii="TH Sarabun New" w:eastAsia="TH Sarabun New" w:hAnsi="TH Sarabun New" w:cs="TH Sarabun New"/>
          <w:color w:val="00B050"/>
          <w:sz w:val="32"/>
          <w:szCs w:val="32"/>
        </w:rPr>
        <w:t xml:space="preserve"> (p = 1.00)</w:t>
      </w:r>
    </w:p>
    <w:p w14:paraId="4BC8834B" w14:textId="77777777" w:rsidR="00C92E6E" w:rsidRPr="003F5049" w:rsidRDefault="00C92E6E" w:rsidP="00C92E6E">
      <w:pPr>
        <w:spacing w:after="100" w:line="300" w:lineRule="auto"/>
        <w:ind w:left="360"/>
        <w:jc w:val="thaiDistribute"/>
        <w:rPr>
          <w:color w:val="00B050"/>
        </w:rPr>
      </w:pPr>
    </w:p>
    <w:p w14:paraId="6661B401" w14:textId="77777777" w:rsidR="00E91D14" w:rsidRPr="003F5049" w:rsidRDefault="00A40243" w:rsidP="00E91D14">
      <w:pPr>
        <w:pStyle w:val="ListParagraph"/>
        <w:numPr>
          <w:ilvl w:val="0"/>
          <w:numId w:val="20"/>
        </w:numPr>
        <w:rPr>
          <w:rFonts w:asciiTheme="minorBidi" w:hAnsiTheme="minorBidi"/>
          <w:b/>
          <w:bCs/>
          <w:color w:val="00B050"/>
          <w:sz w:val="28"/>
        </w:rPr>
      </w:pPr>
      <w:r>
        <w:rPr>
          <w:rFonts w:asciiTheme="minorBidi" w:hAnsiTheme="minorBidi" w:cs="Cordia New"/>
          <w:b/>
          <w:bCs/>
          <w:color w:val="00B050"/>
          <w:sz w:val="28"/>
          <w:cs/>
        </w:rPr>
        <w:t xml:space="preserve">เปรียบเทียบ </w:t>
      </w:r>
      <w:r>
        <w:rPr>
          <w:rFonts w:asciiTheme="minorBidi" w:hAnsiTheme="minorBidi"/>
          <w:b/>
          <w:bCs/>
          <w:color w:val="00B050"/>
          <w:sz w:val="28"/>
        </w:rPr>
        <w:t xml:space="preserve">backbone </w:t>
      </w:r>
      <w:r>
        <w:rPr>
          <w:rFonts w:asciiTheme="minorBidi" w:hAnsiTheme="minorBidi" w:cs="Cordia New"/>
          <w:b/>
          <w:bCs/>
          <w:color w:val="00B050"/>
          <w:sz w:val="28"/>
          <w:cs/>
        </w:rPr>
        <w:t xml:space="preserve">ภายใต้ </w:t>
      </w:r>
      <w:r>
        <w:rPr>
          <w:rFonts w:asciiTheme="minorBidi" w:hAnsiTheme="minorBidi"/>
          <w:b/>
          <w:bCs/>
          <w:color w:val="00B050"/>
          <w:sz w:val="28"/>
        </w:rPr>
        <w:t>Freeze all</w:t>
      </w:r>
    </w:p>
    <w:p w14:paraId="4D438073" w14:textId="77777777" w:rsidR="00BA7197" w:rsidRPr="003F5049" w:rsidRDefault="00BA7197" w:rsidP="00BA7197">
      <w:pPr>
        <w:pStyle w:val="ListParagraph"/>
        <w:keepNext/>
        <w:spacing w:before="160" w:after="80"/>
        <w:jc w:val="center"/>
        <w:rPr>
          <w:rFonts w:asciiTheme="minorBidi" w:hAnsiTheme="minorBidi"/>
          <w:i/>
          <w:iCs/>
          <w:color w:val="00B050"/>
        </w:rPr>
      </w:pPr>
      <w:proofErr w:type="spellStart"/>
      <w:r>
        <w:rPr>
          <w:rFonts w:asciiTheme="minorBidi" w:eastAsia="TH Sarabun New" w:hAnsiTheme="minorBidi"/>
          <w:b/>
          <w:bCs/>
          <w:i/>
          <w:iCs/>
          <w:color w:val="00B050"/>
          <w:sz w:val="28"/>
        </w:rPr>
        <w:t>ตารางที่</w:t>
      </w:r>
      <w:proofErr w:type="spellEnd"/>
      <w:r>
        <w:rPr>
          <w:rFonts w:asciiTheme="minorBidi" w:eastAsia="TH Sarabun New" w:hAnsiTheme="minorBidi"/>
          <w:b/>
          <w:bCs/>
          <w:i/>
          <w:iCs/>
          <w:color w:val="00B050"/>
          <w:sz w:val="28"/>
        </w:rPr>
        <w:t xml:space="preserve"> 6.3 ค </w:t>
      </w:r>
      <w:proofErr w:type="spellStart"/>
      <w:r>
        <w:rPr>
          <w:rFonts w:asciiTheme="minorBidi" w:eastAsia="TH Sarabun New" w:hAnsiTheme="minorBidi"/>
          <w:b/>
          <w:bCs/>
          <w:i/>
          <w:iCs/>
          <w:color w:val="00B050"/>
          <w:sz w:val="28"/>
        </w:rPr>
        <w:t>ผลทดสอบรายคู่ของ</w:t>
      </w:r>
      <w:proofErr w:type="spellEnd"/>
      <w:r>
        <w:rPr>
          <w:rFonts w:asciiTheme="minorBidi" w:eastAsia="TH Sarabun New" w:hAnsiTheme="minorBidi"/>
          <w:b/>
          <w:bCs/>
          <w:i/>
          <w:iCs/>
          <w:color w:val="00B050"/>
          <w:sz w:val="28"/>
        </w:rPr>
        <w:t xml:space="preserve"> backbone </w:t>
      </w:r>
      <w:r>
        <w:rPr>
          <w:rFonts w:ascii="TH Sarabun New" w:eastAsia="TH Sarabun New" w:hAnsi="TH Sarabun New" w:cs="TH Sarabun New" w:hint="cs"/>
          <w:b/>
          <w:bCs/>
          <w:color w:val="00B050"/>
          <w:sz w:val="28"/>
          <w:cs/>
        </w:rPr>
        <w:t xml:space="preserve">จากวิธี </w:t>
      </w:r>
      <w:r>
        <w:rPr>
          <w:rFonts w:asciiTheme="minorBidi" w:hAnsiTheme="minorBidi"/>
          <w:i/>
          <w:iCs/>
          <w:color w:val="00B050"/>
        </w:rPr>
        <w:t>Freeze all</w:t>
      </w:r>
    </w:p>
    <w:tbl>
      <w:tblPr>
        <w:tblW w:w="90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00"/>
        <w:gridCol w:w="1200"/>
        <w:gridCol w:w="1200"/>
        <w:gridCol w:w="2200"/>
        <w:gridCol w:w="1100"/>
      </w:tblGrid>
      <w:tr w:rsidR="00C66BB2" w:rsidRPr="003F5049" w14:paraId="27AB7572" w14:textId="77777777" w:rsidTr="00C66BB2">
        <w:trPr>
          <w:tblHeader/>
          <w:jc w:val="center"/>
        </w:trPr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DE6F0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1A39FCF" w14:textId="77777777" w:rsidR="00C66BB2" w:rsidRPr="003F5049" w:rsidRDefault="00C66BB2" w:rsidP="00770CE5">
            <w:pPr>
              <w:rPr>
                <w:color w:val="00B050"/>
              </w:rPr>
            </w:pPr>
            <w:proofErr w:type="spellStart"/>
            <w:r>
              <w:rPr>
                <w:rFonts w:ascii="TH Sarabun New" w:eastAsia="TH Sarabun New" w:hAnsi="TH Sarabun New" w:cs="TH Sarabun New"/>
                <w:b/>
                <w:bCs/>
                <w:color w:val="00B050"/>
                <w:sz w:val="21"/>
                <w:szCs w:val="21"/>
              </w:rPr>
              <w:t>คู่ที่เปรียบเทียบ</w:t>
            </w:r>
            <w:proofErr w:type="spellEnd"/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DE6F0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D368E7B" w14:textId="77777777" w:rsidR="00C66BB2" w:rsidRPr="003F5049" w:rsidRDefault="00C66BB2" w:rsidP="00770CE5">
            <w:pPr>
              <w:jc w:val="center"/>
              <w:rPr>
                <w:color w:val="00B050"/>
              </w:rPr>
            </w:pPr>
            <w:r>
              <w:rPr>
                <w:rFonts w:ascii="TH Sarabun New" w:eastAsia="TH Sarabun New" w:hAnsi="TH Sarabun New" w:cs="TH Sarabun New"/>
                <w:b/>
                <w:bCs/>
                <w:color w:val="00B050"/>
                <w:sz w:val="21"/>
                <w:szCs w:val="21"/>
              </w:rPr>
              <w:t>Mean (1)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DE6F0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104ED0F" w14:textId="77777777" w:rsidR="00C66BB2" w:rsidRPr="003F5049" w:rsidRDefault="00C66BB2" w:rsidP="00770CE5">
            <w:pPr>
              <w:jc w:val="center"/>
              <w:rPr>
                <w:color w:val="00B050"/>
              </w:rPr>
            </w:pPr>
            <w:r>
              <w:rPr>
                <w:rFonts w:ascii="TH Sarabun New" w:eastAsia="TH Sarabun New" w:hAnsi="TH Sarabun New" w:cs="TH Sarabun New"/>
                <w:b/>
                <w:bCs/>
                <w:color w:val="00B050"/>
                <w:sz w:val="21"/>
                <w:szCs w:val="21"/>
              </w:rPr>
              <w:t>Mean (2)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DE6F0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5073357" w14:textId="77777777" w:rsidR="00C66BB2" w:rsidRPr="003F5049" w:rsidRDefault="00C66BB2" w:rsidP="00770CE5">
            <w:pPr>
              <w:jc w:val="center"/>
              <w:rPr>
                <w:color w:val="00B050"/>
              </w:rPr>
            </w:pPr>
            <w:proofErr w:type="spellStart"/>
            <w:r>
              <w:rPr>
                <w:rFonts w:ascii="TH Sarabun New" w:eastAsia="TH Sarabun New" w:hAnsi="TH Sarabun New" w:cs="TH Sarabun New"/>
                <w:b/>
                <w:bCs/>
                <w:color w:val="00B050"/>
                <w:sz w:val="21"/>
                <w:szCs w:val="21"/>
              </w:rPr>
              <w:t>ผลต่าง</w:t>
            </w:r>
            <w:proofErr w:type="spellEnd"/>
            <w:r>
              <w:rPr>
                <w:rFonts w:ascii="TH Sarabun New" w:eastAsia="TH Sarabun New" w:hAnsi="TH Sarabun New" w:cs="TH Sarabun New"/>
                <w:b/>
                <w:bCs/>
                <w:color w:val="00B050"/>
                <w:sz w:val="21"/>
                <w:szCs w:val="21"/>
              </w:rPr>
              <w:t xml:space="preserve"> [95% CI]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DE6F0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04950BE" w14:textId="77777777" w:rsidR="00C66BB2" w:rsidRPr="003F5049" w:rsidRDefault="00C66BB2" w:rsidP="00770CE5">
            <w:pPr>
              <w:jc w:val="center"/>
              <w:rPr>
                <w:color w:val="00B050"/>
              </w:rPr>
            </w:pPr>
            <w:r>
              <w:rPr>
                <w:rFonts w:ascii="TH Sarabun New" w:eastAsia="TH Sarabun New" w:hAnsi="TH Sarabun New" w:cs="TH Sarabun New"/>
                <w:b/>
                <w:bCs/>
                <w:color w:val="00B050"/>
                <w:sz w:val="21"/>
                <w:szCs w:val="21"/>
              </w:rPr>
              <w:t>p (GH)</w:t>
            </w:r>
          </w:p>
        </w:tc>
      </w:tr>
      <w:tr w:rsidR="00C66BB2" w:rsidRPr="003F5049" w14:paraId="72612039" w14:textId="77777777" w:rsidTr="00C66BB2">
        <w:trPr>
          <w:cantSplit/>
          <w:jc w:val="center"/>
        </w:trPr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7C569E2" w14:textId="77777777" w:rsidR="00C66BB2" w:rsidRPr="003F5049" w:rsidRDefault="00C66BB2" w:rsidP="00770CE5">
            <w:pPr>
              <w:rPr>
                <w:color w:val="00B050"/>
              </w:rPr>
            </w:pPr>
            <w:r>
              <w:rPr>
                <w:rFonts w:ascii="TH Sarabun New" w:eastAsia="TH Sarabun New" w:hAnsi="TH Sarabun New" w:cs="TH Sarabun New"/>
                <w:color w:val="00B050"/>
                <w:sz w:val="21"/>
                <w:szCs w:val="21"/>
              </w:rPr>
              <w:t>EfficientNet-B0 vs MobileNetV3-Small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B7BEA47" w14:textId="77777777" w:rsidR="00C66BB2" w:rsidRPr="003F5049" w:rsidRDefault="00C66BB2" w:rsidP="00770CE5">
            <w:pPr>
              <w:jc w:val="center"/>
              <w:rPr>
                <w:color w:val="00B050"/>
              </w:rPr>
            </w:pPr>
            <w:r>
              <w:rPr>
                <w:rFonts w:ascii="TH Sarabun New" w:eastAsia="TH Sarabun New" w:hAnsi="TH Sarabun New" w:cs="TH Sarabun New"/>
                <w:color w:val="00B050"/>
                <w:sz w:val="21"/>
                <w:szCs w:val="21"/>
              </w:rPr>
              <w:t>0.9687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BD78448" w14:textId="77777777" w:rsidR="00C66BB2" w:rsidRPr="003F5049" w:rsidRDefault="00C66BB2" w:rsidP="00770CE5">
            <w:pPr>
              <w:jc w:val="center"/>
              <w:rPr>
                <w:color w:val="00B050"/>
              </w:rPr>
            </w:pPr>
            <w:r>
              <w:rPr>
                <w:rFonts w:ascii="TH Sarabun New" w:eastAsia="TH Sarabun New" w:hAnsi="TH Sarabun New" w:cs="TH Sarabun New"/>
                <w:color w:val="00B050"/>
                <w:sz w:val="21"/>
                <w:szCs w:val="21"/>
              </w:rPr>
              <w:t>0.9549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5FA7394" w14:textId="77777777" w:rsidR="00C66BB2" w:rsidRPr="003F5049" w:rsidRDefault="00C66BB2" w:rsidP="00770CE5">
            <w:pPr>
              <w:jc w:val="center"/>
              <w:rPr>
                <w:color w:val="00B050"/>
              </w:rPr>
            </w:pPr>
            <w:r>
              <w:rPr>
                <w:rFonts w:ascii="TH Sarabun New" w:eastAsia="TH Sarabun New" w:hAnsi="TH Sarabun New" w:cs="TH Sarabun New"/>
                <w:color w:val="00B050"/>
                <w:sz w:val="21"/>
                <w:szCs w:val="21"/>
              </w:rPr>
              <w:t>+0.0138 [−0.0006, +0.0281]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430E229" w14:textId="77777777" w:rsidR="00C66BB2" w:rsidRPr="003F5049" w:rsidRDefault="00C66BB2" w:rsidP="00770CE5">
            <w:pPr>
              <w:jc w:val="center"/>
              <w:rPr>
                <w:color w:val="00B050"/>
              </w:rPr>
            </w:pPr>
            <w:r>
              <w:rPr>
                <w:rFonts w:ascii="TH Sarabun New" w:eastAsia="TH Sarabun New" w:hAnsi="TH Sarabun New" w:cs="TH Sarabun New"/>
                <w:color w:val="00B050"/>
                <w:sz w:val="21"/>
                <w:szCs w:val="21"/>
              </w:rPr>
              <w:t>0.0606</w:t>
            </w:r>
          </w:p>
        </w:tc>
      </w:tr>
      <w:tr w:rsidR="00C66BB2" w:rsidRPr="003F5049" w14:paraId="066FF0CB" w14:textId="77777777" w:rsidTr="00C66BB2">
        <w:trPr>
          <w:cantSplit/>
          <w:jc w:val="center"/>
        </w:trPr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31E290A" w14:textId="77777777" w:rsidR="00C66BB2" w:rsidRPr="003F5049" w:rsidRDefault="00C66BB2" w:rsidP="00770CE5">
            <w:pPr>
              <w:rPr>
                <w:color w:val="00B050"/>
              </w:rPr>
            </w:pPr>
            <w:r>
              <w:rPr>
                <w:rFonts w:ascii="TH Sarabun New" w:eastAsia="TH Sarabun New" w:hAnsi="TH Sarabun New" w:cs="TH Sarabun New"/>
                <w:b/>
                <w:bCs/>
                <w:color w:val="00B050"/>
                <w:sz w:val="21"/>
                <w:szCs w:val="21"/>
              </w:rPr>
              <w:t>EfficientNet-B0 vs ResNet50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71921B4" w14:textId="77777777" w:rsidR="00C66BB2" w:rsidRPr="003F5049" w:rsidRDefault="00C66BB2" w:rsidP="00770CE5">
            <w:pPr>
              <w:jc w:val="center"/>
              <w:rPr>
                <w:color w:val="00B050"/>
              </w:rPr>
            </w:pPr>
            <w:r>
              <w:rPr>
                <w:rFonts w:ascii="TH Sarabun New" w:eastAsia="TH Sarabun New" w:hAnsi="TH Sarabun New" w:cs="TH Sarabun New"/>
                <w:b/>
                <w:bCs/>
                <w:color w:val="00B050"/>
                <w:sz w:val="21"/>
                <w:szCs w:val="21"/>
              </w:rPr>
              <w:t>0.9687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A2EAB4A" w14:textId="77777777" w:rsidR="00C66BB2" w:rsidRPr="003F5049" w:rsidRDefault="00C66BB2" w:rsidP="00770CE5">
            <w:pPr>
              <w:jc w:val="center"/>
              <w:rPr>
                <w:color w:val="00B050"/>
              </w:rPr>
            </w:pPr>
            <w:r>
              <w:rPr>
                <w:rFonts w:ascii="TH Sarabun New" w:eastAsia="TH Sarabun New" w:hAnsi="TH Sarabun New" w:cs="TH Sarabun New"/>
                <w:b/>
                <w:bCs/>
                <w:color w:val="00B050"/>
                <w:sz w:val="21"/>
                <w:szCs w:val="21"/>
              </w:rPr>
              <w:t>0.9558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B6E18DE" w14:textId="77777777" w:rsidR="00C66BB2" w:rsidRPr="003F5049" w:rsidRDefault="00C66BB2" w:rsidP="00770CE5">
            <w:pPr>
              <w:jc w:val="center"/>
              <w:rPr>
                <w:color w:val="00B050"/>
              </w:rPr>
            </w:pPr>
            <w:r>
              <w:rPr>
                <w:rFonts w:ascii="TH Sarabun New" w:eastAsia="TH Sarabun New" w:hAnsi="TH Sarabun New" w:cs="TH Sarabun New"/>
                <w:b/>
                <w:bCs/>
                <w:color w:val="00B050"/>
                <w:sz w:val="21"/>
                <w:szCs w:val="21"/>
              </w:rPr>
              <w:t>+0.0129 [+0.0064, +0.0194]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9BCAE19" w14:textId="77777777" w:rsidR="00C66BB2" w:rsidRPr="003F5049" w:rsidRDefault="00C66BB2" w:rsidP="00770CE5">
            <w:pPr>
              <w:jc w:val="center"/>
              <w:rPr>
                <w:color w:val="00B050"/>
              </w:rPr>
            </w:pPr>
            <w:r>
              <w:rPr>
                <w:rFonts w:ascii="TH Sarabun New" w:eastAsia="TH Sarabun New" w:hAnsi="TH Sarabun New" w:cs="TH Sarabun New"/>
                <w:b/>
                <w:bCs/>
                <w:color w:val="00B050"/>
                <w:sz w:val="21"/>
                <w:szCs w:val="21"/>
              </w:rPr>
              <w:t>0.0002</w:t>
            </w:r>
          </w:p>
        </w:tc>
      </w:tr>
      <w:tr w:rsidR="00C66BB2" w:rsidRPr="003F5049" w14:paraId="061D431C" w14:textId="77777777" w:rsidTr="00C66BB2">
        <w:trPr>
          <w:cantSplit/>
          <w:jc w:val="center"/>
        </w:trPr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F754AF4" w14:textId="77777777" w:rsidR="00C66BB2" w:rsidRPr="003F5049" w:rsidRDefault="00C66BB2" w:rsidP="00770CE5">
            <w:pPr>
              <w:rPr>
                <w:color w:val="00B050"/>
              </w:rPr>
            </w:pPr>
            <w:r>
              <w:rPr>
                <w:rFonts w:ascii="TH Sarabun New" w:eastAsia="TH Sarabun New" w:hAnsi="TH Sarabun New" w:cs="TH Sarabun New"/>
                <w:b/>
                <w:bCs/>
                <w:color w:val="00B050"/>
                <w:sz w:val="21"/>
                <w:szCs w:val="21"/>
              </w:rPr>
              <w:t>EfficientNet-B0 vs VGG16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1C936C1" w14:textId="77777777" w:rsidR="00C66BB2" w:rsidRPr="003F5049" w:rsidRDefault="00C66BB2" w:rsidP="00770CE5">
            <w:pPr>
              <w:jc w:val="center"/>
              <w:rPr>
                <w:color w:val="00B050"/>
              </w:rPr>
            </w:pPr>
            <w:r>
              <w:rPr>
                <w:rFonts w:ascii="TH Sarabun New" w:eastAsia="TH Sarabun New" w:hAnsi="TH Sarabun New" w:cs="TH Sarabun New"/>
                <w:b/>
                <w:bCs/>
                <w:color w:val="00B050"/>
                <w:sz w:val="21"/>
                <w:szCs w:val="21"/>
              </w:rPr>
              <w:t>0.9687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F4641DC" w14:textId="77777777" w:rsidR="00C66BB2" w:rsidRPr="003F5049" w:rsidRDefault="00C66BB2" w:rsidP="00770CE5">
            <w:pPr>
              <w:jc w:val="center"/>
              <w:rPr>
                <w:color w:val="00B050"/>
              </w:rPr>
            </w:pPr>
            <w:r>
              <w:rPr>
                <w:rFonts w:ascii="TH Sarabun New" w:eastAsia="TH Sarabun New" w:hAnsi="TH Sarabun New" w:cs="TH Sarabun New"/>
                <w:b/>
                <w:bCs/>
                <w:color w:val="00B050"/>
                <w:sz w:val="21"/>
                <w:szCs w:val="21"/>
              </w:rPr>
              <w:t>0.9506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5597429" w14:textId="77777777" w:rsidR="00C66BB2" w:rsidRPr="003F5049" w:rsidRDefault="00C66BB2" w:rsidP="00770CE5">
            <w:pPr>
              <w:jc w:val="center"/>
              <w:rPr>
                <w:color w:val="00B050"/>
              </w:rPr>
            </w:pPr>
            <w:r>
              <w:rPr>
                <w:rFonts w:ascii="TH Sarabun New" w:eastAsia="TH Sarabun New" w:hAnsi="TH Sarabun New" w:cs="TH Sarabun New"/>
                <w:b/>
                <w:bCs/>
                <w:color w:val="00B050"/>
                <w:sz w:val="21"/>
                <w:szCs w:val="21"/>
              </w:rPr>
              <w:t>+0.0181 [+0.0101, +0.0261]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3C9F733" w14:textId="77777777" w:rsidR="00C66BB2" w:rsidRPr="003F5049" w:rsidRDefault="00C66BB2" w:rsidP="00770CE5">
            <w:pPr>
              <w:jc w:val="center"/>
              <w:rPr>
                <w:color w:val="00B050"/>
              </w:rPr>
            </w:pPr>
            <w:r>
              <w:rPr>
                <w:rFonts w:ascii="TH Sarabun New" w:eastAsia="TH Sarabun New" w:hAnsi="TH Sarabun New" w:cs="TH Sarabun New"/>
                <w:b/>
                <w:bCs/>
                <w:color w:val="00B050"/>
                <w:sz w:val="21"/>
                <w:szCs w:val="21"/>
              </w:rPr>
              <w:t>&lt; 0.0001</w:t>
            </w:r>
          </w:p>
        </w:tc>
      </w:tr>
      <w:tr w:rsidR="00C66BB2" w:rsidRPr="003F5049" w14:paraId="39A99681" w14:textId="77777777" w:rsidTr="00C66BB2">
        <w:trPr>
          <w:cantSplit/>
          <w:jc w:val="center"/>
        </w:trPr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BA44C02" w14:textId="77777777" w:rsidR="00C66BB2" w:rsidRPr="003F5049" w:rsidRDefault="00C66BB2" w:rsidP="00770CE5">
            <w:pPr>
              <w:rPr>
                <w:color w:val="00B050"/>
              </w:rPr>
            </w:pPr>
            <w:r>
              <w:rPr>
                <w:rFonts w:ascii="TH Sarabun New" w:eastAsia="TH Sarabun New" w:hAnsi="TH Sarabun New" w:cs="TH Sarabun New"/>
                <w:color w:val="00B050"/>
                <w:sz w:val="21"/>
                <w:szCs w:val="21"/>
              </w:rPr>
              <w:t>MobileNetV3-Small vs ResNet50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904C377" w14:textId="77777777" w:rsidR="00C66BB2" w:rsidRPr="003F5049" w:rsidRDefault="00C66BB2" w:rsidP="00770CE5">
            <w:pPr>
              <w:jc w:val="center"/>
              <w:rPr>
                <w:color w:val="00B050"/>
              </w:rPr>
            </w:pPr>
            <w:r>
              <w:rPr>
                <w:rFonts w:ascii="TH Sarabun New" w:eastAsia="TH Sarabun New" w:hAnsi="TH Sarabun New" w:cs="TH Sarabun New"/>
                <w:color w:val="00B050"/>
                <w:sz w:val="21"/>
                <w:szCs w:val="21"/>
              </w:rPr>
              <w:t>0.9549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6CB84CC" w14:textId="77777777" w:rsidR="00C66BB2" w:rsidRPr="003F5049" w:rsidRDefault="00C66BB2" w:rsidP="00770CE5">
            <w:pPr>
              <w:jc w:val="center"/>
              <w:rPr>
                <w:color w:val="00B050"/>
              </w:rPr>
            </w:pPr>
            <w:r>
              <w:rPr>
                <w:rFonts w:ascii="TH Sarabun New" w:eastAsia="TH Sarabun New" w:hAnsi="TH Sarabun New" w:cs="TH Sarabun New"/>
                <w:color w:val="00B050"/>
                <w:sz w:val="21"/>
                <w:szCs w:val="21"/>
              </w:rPr>
              <w:t>0.9558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8B25468" w14:textId="77777777" w:rsidR="00C66BB2" w:rsidRPr="003F5049" w:rsidRDefault="00C66BB2" w:rsidP="00770CE5">
            <w:pPr>
              <w:jc w:val="center"/>
              <w:rPr>
                <w:color w:val="00B050"/>
              </w:rPr>
            </w:pPr>
            <w:r>
              <w:rPr>
                <w:rFonts w:ascii="TH Sarabun New" w:eastAsia="TH Sarabun New" w:hAnsi="TH Sarabun New" w:cs="TH Sarabun New"/>
                <w:color w:val="00B050"/>
                <w:sz w:val="21"/>
                <w:szCs w:val="21"/>
              </w:rPr>
              <w:t>−0.0009 [−0.0155, +0.0137]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C5D12DE" w14:textId="77777777" w:rsidR="00C66BB2" w:rsidRPr="003F5049" w:rsidRDefault="00C66BB2" w:rsidP="00770CE5">
            <w:pPr>
              <w:jc w:val="center"/>
              <w:rPr>
                <w:color w:val="00B050"/>
              </w:rPr>
            </w:pPr>
            <w:r>
              <w:rPr>
                <w:rFonts w:ascii="TH Sarabun New" w:eastAsia="TH Sarabun New" w:hAnsi="TH Sarabun New" w:cs="TH Sarabun New"/>
                <w:color w:val="00B050"/>
                <w:sz w:val="21"/>
                <w:szCs w:val="21"/>
              </w:rPr>
              <w:t>0.9977</w:t>
            </w:r>
          </w:p>
        </w:tc>
      </w:tr>
      <w:tr w:rsidR="00C66BB2" w:rsidRPr="003F5049" w14:paraId="67C6E761" w14:textId="77777777" w:rsidTr="00C66BB2">
        <w:trPr>
          <w:cantSplit/>
          <w:jc w:val="center"/>
        </w:trPr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9FFB41F" w14:textId="77777777" w:rsidR="00C66BB2" w:rsidRPr="003F5049" w:rsidRDefault="00C66BB2" w:rsidP="00770CE5">
            <w:pPr>
              <w:rPr>
                <w:color w:val="00B050"/>
              </w:rPr>
            </w:pPr>
            <w:r>
              <w:rPr>
                <w:rFonts w:ascii="TH Sarabun New" w:eastAsia="TH Sarabun New" w:hAnsi="TH Sarabun New" w:cs="TH Sarabun New"/>
                <w:color w:val="00B050"/>
                <w:sz w:val="21"/>
                <w:szCs w:val="21"/>
              </w:rPr>
              <w:t>MobileNetV3-Small vs VGG16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1ADDA43" w14:textId="77777777" w:rsidR="00C66BB2" w:rsidRPr="003F5049" w:rsidRDefault="00C66BB2" w:rsidP="00770CE5">
            <w:pPr>
              <w:jc w:val="center"/>
              <w:rPr>
                <w:color w:val="00B050"/>
              </w:rPr>
            </w:pPr>
            <w:r>
              <w:rPr>
                <w:rFonts w:ascii="TH Sarabun New" w:eastAsia="TH Sarabun New" w:hAnsi="TH Sarabun New" w:cs="TH Sarabun New"/>
                <w:color w:val="00B050"/>
                <w:sz w:val="21"/>
                <w:szCs w:val="21"/>
              </w:rPr>
              <w:t>0.9549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59AFD61" w14:textId="77777777" w:rsidR="00C66BB2" w:rsidRPr="003F5049" w:rsidRDefault="00C66BB2" w:rsidP="00770CE5">
            <w:pPr>
              <w:jc w:val="center"/>
              <w:rPr>
                <w:color w:val="00B050"/>
              </w:rPr>
            </w:pPr>
            <w:r>
              <w:rPr>
                <w:rFonts w:ascii="TH Sarabun New" w:eastAsia="TH Sarabun New" w:hAnsi="TH Sarabun New" w:cs="TH Sarabun New"/>
                <w:color w:val="00B050"/>
                <w:sz w:val="21"/>
                <w:szCs w:val="21"/>
              </w:rPr>
              <w:t>0.9506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5F73F31" w14:textId="77777777" w:rsidR="00C66BB2" w:rsidRPr="003F5049" w:rsidRDefault="00C66BB2" w:rsidP="00770CE5">
            <w:pPr>
              <w:jc w:val="center"/>
              <w:rPr>
                <w:color w:val="00B050"/>
              </w:rPr>
            </w:pPr>
            <w:r>
              <w:rPr>
                <w:rFonts w:ascii="TH Sarabun New" w:eastAsia="TH Sarabun New" w:hAnsi="TH Sarabun New" w:cs="TH Sarabun New"/>
                <w:color w:val="00B050"/>
                <w:sz w:val="21"/>
                <w:szCs w:val="21"/>
              </w:rPr>
              <w:t>+0.0043 [−0.0107, +0.0193]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940032F" w14:textId="77777777" w:rsidR="00C66BB2" w:rsidRPr="003F5049" w:rsidRDefault="00C66BB2" w:rsidP="00770CE5">
            <w:pPr>
              <w:jc w:val="center"/>
              <w:rPr>
                <w:color w:val="00B050"/>
              </w:rPr>
            </w:pPr>
            <w:r>
              <w:rPr>
                <w:rFonts w:ascii="TH Sarabun New" w:eastAsia="TH Sarabun New" w:hAnsi="TH Sarabun New" w:cs="TH Sarabun New"/>
                <w:color w:val="00B050"/>
                <w:sz w:val="21"/>
                <w:szCs w:val="21"/>
              </w:rPr>
              <w:t>0.8380</w:t>
            </w:r>
          </w:p>
        </w:tc>
      </w:tr>
      <w:tr w:rsidR="00C66BB2" w:rsidRPr="003F5049" w14:paraId="174C17C7" w14:textId="77777777" w:rsidTr="00C66BB2">
        <w:trPr>
          <w:cantSplit/>
          <w:jc w:val="center"/>
        </w:trPr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4A7751D" w14:textId="77777777" w:rsidR="00C66BB2" w:rsidRPr="003F5049" w:rsidRDefault="00C66BB2" w:rsidP="00770CE5">
            <w:pPr>
              <w:rPr>
                <w:color w:val="00B050"/>
              </w:rPr>
            </w:pPr>
            <w:r>
              <w:rPr>
                <w:rFonts w:ascii="TH Sarabun New" w:eastAsia="TH Sarabun New" w:hAnsi="TH Sarabun New" w:cs="TH Sarabun New"/>
                <w:color w:val="00B050"/>
                <w:sz w:val="21"/>
                <w:szCs w:val="21"/>
              </w:rPr>
              <w:t>ResNet50 vs VGG16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744C38F" w14:textId="77777777" w:rsidR="00C66BB2" w:rsidRPr="003F5049" w:rsidRDefault="00C66BB2" w:rsidP="00770CE5">
            <w:pPr>
              <w:jc w:val="center"/>
              <w:rPr>
                <w:color w:val="00B050"/>
              </w:rPr>
            </w:pPr>
            <w:r>
              <w:rPr>
                <w:rFonts w:ascii="TH Sarabun New" w:eastAsia="TH Sarabun New" w:hAnsi="TH Sarabun New" w:cs="TH Sarabun New"/>
                <w:color w:val="00B050"/>
                <w:sz w:val="21"/>
                <w:szCs w:val="21"/>
              </w:rPr>
              <w:t>0.9558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40F1F9C" w14:textId="77777777" w:rsidR="00C66BB2" w:rsidRPr="003F5049" w:rsidRDefault="00C66BB2" w:rsidP="00770CE5">
            <w:pPr>
              <w:jc w:val="center"/>
              <w:rPr>
                <w:color w:val="00B050"/>
              </w:rPr>
            </w:pPr>
            <w:r>
              <w:rPr>
                <w:rFonts w:ascii="TH Sarabun New" w:eastAsia="TH Sarabun New" w:hAnsi="TH Sarabun New" w:cs="TH Sarabun New"/>
                <w:color w:val="00B050"/>
                <w:sz w:val="21"/>
                <w:szCs w:val="21"/>
              </w:rPr>
              <w:t>0.9506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33C9BA2" w14:textId="77777777" w:rsidR="00C66BB2" w:rsidRPr="003F5049" w:rsidRDefault="00C66BB2" w:rsidP="00770CE5">
            <w:pPr>
              <w:jc w:val="center"/>
              <w:rPr>
                <w:color w:val="00B050"/>
              </w:rPr>
            </w:pPr>
            <w:r>
              <w:rPr>
                <w:rFonts w:ascii="TH Sarabun New" w:eastAsia="TH Sarabun New" w:hAnsi="TH Sarabun New" w:cs="TH Sarabun New"/>
                <w:color w:val="00B050"/>
                <w:sz w:val="21"/>
                <w:szCs w:val="21"/>
              </w:rPr>
              <w:t>+0.0052 [−0.0035, +0.0139]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72B6846" w14:textId="77777777" w:rsidR="00C66BB2" w:rsidRPr="003F5049" w:rsidRDefault="00C66BB2" w:rsidP="00770CE5">
            <w:pPr>
              <w:jc w:val="center"/>
              <w:rPr>
                <w:color w:val="00B050"/>
              </w:rPr>
            </w:pPr>
            <w:r>
              <w:rPr>
                <w:rFonts w:ascii="TH Sarabun New" w:eastAsia="TH Sarabun New" w:hAnsi="TH Sarabun New" w:cs="TH Sarabun New"/>
                <w:color w:val="00B050"/>
                <w:sz w:val="21"/>
                <w:szCs w:val="21"/>
              </w:rPr>
              <w:t>0.3597</w:t>
            </w:r>
          </w:p>
        </w:tc>
      </w:tr>
    </w:tbl>
    <w:p w14:paraId="5D38F8AB" w14:textId="6B8161F8" w:rsidR="003E022D" w:rsidRPr="003F5049" w:rsidRDefault="007554EC" w:rsidP="003E022D">
      <w:pPr>
        <w:pStyle w:val="ListParagraph"/>
        <w:numPr>
          <w:ilvl w:val="0"/>
          <w:numId w:val="32"/>
        </w:numPr>
        <w:spacing w:after="100" w:line="300" w:lineRule="auto"/>
        <w:ind w:left="720"/>
        <w:contextualSpacing w:val="0"/>
        <w:jc w:val="thaiDistribute"/>
        <w:rPr>
          <w:color w:val="00B050"/>
        </w:rPr>
      </w:pPr>
      <w:r>
        <w:rPr>
          <w:rFonts w:ascii="TH Sarabun New" w:eastAsia="TH Sarabun New" w:hAnsi="TH Sarabun New" w:cs="TH Sarabun New"/>
          <w:color w:val="00B050"/>
          <w:sz w:val="32"/>
          <w:szCs w:val="32"/>
        </w:rPr>
        <w:t xml:space="preserve">EfficientNet-B0 </w:t>
      </w:r>
      <w:proofErr w:type="spellStart"/>
      <w:r>
        <w:rPr>
          <w:rFonts w:ascii="TH Sarabun New" w:eastAsia="TH Sarabun New" w:hAnsi="TH Sarabun New" w:cs="TH Sarabun New"/>
          <w:color w:val="00B050"/>
          <w:sz w:val="32"/>
          <w:szCs w:val="32"/>
        </w:rPr>
        <w:t>สูงกว่า</w:t>
      </w:r>
      <w:proofErr w:type="spellEnd"/>
      <w:r>
        <w:rPr>
          <w:rFonts w:ascii="TH Sarabun New" w:eastAsia="TH Sarabun New" w:hAnsi="TH Sarabun New" w:cs="TH Sarabun New"/>
          <w:color w:val="00B050"/>
          <w:sz w:val="32"/>
          <w:szCs w:val="32"/>
        </w:rPr>
        <w:t xml:space="preserve"> ResNet50 (p = 0.0002) </w:t>
      </w:r>
      <w:proofErr w:type="spellStart"/>
      <w:r>
        <w:rPr>
          <w:rFonts w:ascii="TH Sarabun New" w:eastAsia="TH Sarabun New" w:hAnsi="TH Sarabun New" w:cs="TH Sarabun New"/>
          <w:color w:val="00B050"/>
          <w:sz w:val="32"/>
          <w:szCs w:val="32"/>
        </w:rPr>
        <w:t>และ</w:t>
      </w:r>
      <w:proofErr w:type="spellEnd"/>
      <w:r>
        <w:rPr>
          <w:rFonts w:ascii="TH Sarabun New" w:eastAsia="TH Sarabun New" w:hAnsi="TH Sarabun New" w:cs="TH Sarabun New"/>
          <w:color w:val="00B050"/>
          <w:sz w:val="32"/>
          <w:szCs w:val="32"/>
        </w:rPr>
        <w:t xml:space="preserve"> VGG16 (p &lt; 0.0001) </w:t>
      </w:r>
      <w:proofErr w:type="spellStart"/>
      <w:r>
        <w:rPr>
          <w:rFonts w:ascii="TH Sarabun New" w:eastAsia="TH Sarabun New" w:hAnsi="TH Sarabun New" w:cs="TH Sarabun New"/>
          <w:color w:val="00B050"/>
          <w:sz w:val="32"/>
          <w:szCs w:val="32"/>
        </w:rPr>
        <w:t>อย่างมีนัยสำคัญ</w:t>
      </w:r>
      <w:proofErr w:type="spellEnd"/>
      <w:r>
        <w:rPr>
          <w:rFonts w:ascii="TH Sarabun New" w:eastAsia="TH Sarabun New" w:hAnsi="TH Sarabun New" w:cs="TH Sarabun New"/>
          <w:color w:val="00B050"/>
          <w:sz w:val="32"/>
          <w:szCs w:val="32"/>
        </w:rPr>
        <w:t xml:space="preserve"> </w:t>
      </w:r>
      <w:proofErr w:type="spellStart"/>
      <w:r>
        <w:rPr>
          <w:rFonts w:ascii="TH Sarabun New" w:eastAsia="TH Sarabun New" w:hAnsi="TH Sarabun New" w:cs="TH Sarabun New"/>
          <w:color w:val="00B050"/>
          <w:sz w:val="32"/>
          <w:szCs w:val="32"/>
        </w:rPr>
        <w:t>ส่วนคู่</w:t>
      </w:r>
      <w:proofErr w:type="spellEnd"/>
      <w:r>
        <w:rPr>
          <w:rFonts w:ascii="TH Sarabun New" w:eastAsia="TH Sarabun New" w:hAnsi="TH Sarabun New" w:cs="TH Sarabun New"/>
          <w:color w:val="00B050"/>
          <w:sz w:val="32"/>
          <w:szCs w:val="32"/>
        </w:rPr>
        <w:t xml:space="preserve"> EfficientNet-B0 </w:t>
      </w:r>
      <w:proofErr w:type="spellStart"/>
      <w:r>
        <w:rPr>
          <w:rFonts w:ascii="TH Sarabun New" w:eastAsia="TH Sarabun New" w:hAnsi="TH Sarabun New" w:cs="TH Sarabun New"/>
          <w:color w:val="00B050"/>
          <w:sz w:val="32"/>
          <w:szCs w:val="32"/>
        </w:rPr>
        <w:t>กับ</w:t>
      </w:r>
      <w:proofErr w:type="spellEnd"/>
      <w:r>
        <w:rPr>
          <w:rFonts w:ascii="TH Sarabun New" w:eastAsia="TH Sarabun New" w:hAnsi="TH Sarabun New" w:cs="TH Sarabun New"/>
          <w:color w:val="00B050"/>
          <w:sz w:val="32"/>
          <w:szCs w:val="32"/>
        </w:rPr>
        <w:t xml:space="preserve"> MobileNetV3-Small </w:t>
      </w:r>
      <w:proofErr w:type="spellStart"/>
      <w:r>
        <w:rPr>
          <w:rFonts w:ascii="TH Sarabun New" w:eastAsia="TH Sarabun New" w:hAnsi="TH Sarabun New" w:cs="TH Sarabun New"/>
          <w:color w:val="00B050"/>
          <w:sz w:val="32"/>
          <w:szCs w:val="32"/>
        </w:rPr>
        <w:t>ได้</w:t>
      </w:r>
      <w:proofErr w:type="spellEnd"/>
      <w:r>
        <w:rPr>
          <w:rFonts w:ascii="TH Sarabun New" w:eastAsia="TH Sarabun New" w:hAnsi="TH Sarabun New" w:cs="TH Sarabun New"/>
          <w:color w:val="00B050"/>
          <w:sz w:val="32"/>
          <w:szCs w:val="32"/>
        </w:rPr>
        <w:t xml:space="preserve"> p = 0.0606 </w:t>
      </w:r>
      <w:proofErr w:type="spellStart"/>
      <w:r>
        <w:rPr>
          <w:rFonts w:ascii="TH Sarabun New" w:eastAsia="TH Sarabun New" w:hAnsi="TH Sarabun New" w:cs="TH Sarabun New"/>
          <w:color w:val="00B050"/>
          <w:sz w:val="32"/>
          <w:szCs w:val="32"/>
        </w:rPr>
        <w:t>ซึ่งใกล้เกณฑ์แต่ไม่ผ่าน</w:t>
      </w:r>
      <w:proofErr w:type="spellEnd"/>
      <w:r>
        <w:rPr>
          <w:rFonts w:ascii="TH Sarabun New" w:eastAsia="TH Sarabun New" w:hAnsi="TH Sarabun New" w:cs="TH Sarabun New"/>
          <w:color w:val="00B050"/>
          <w:sz w:val="32"/>
          <w:szCs w:val="32"/>
        </w:rPr>
        <w:t xml:space="preserve"> </w:t>
      </w:r>
      <w:proofErr w:type="spellStart"/>
      <w:r>
        <w:rPr>
          <w:rFonts w:ascii="TH Sarabun New" w:eastAsia="TH Sarabun New" w:hAnsi="TH Sarabun New" w:cs="TH Sarabun New"/>
          <w:color w:val="00B050"/>
          <w:sz w:val="32"/>
          <w:szCs w:val="32"/>
        </w:rPr>
        <w:t>จึงสรุปไม่ได้ว่าต่างกัน</w:t>
      </w:r>
      <w:proofErr w:type="spellEnd"/>
      <w:r>
        <w:rPr>
          <w:rFonts w:ascii="TH Sarabun New" w:eastAsia="TH Sarabun New" w:hAnsi="TH Sarabun New" w:cs="TH Sarabun New"/>
          <w:color w:val="00B050"/>
          <w:sz w:val="32"/>
          <w:szCs w:val="32"/>
        </w:rPr>
        <w:t xml:space="preserve"> </w:t>
      </w:r>
      <w:proofErr w:type="spellStart"/>
      <w:r>
        <w:rPr>
          <w:rFonts w:ascii="TH Sarabun New" w:eastAsia="TH Sarabun New" w:hAnsi="TH Sarabun New" w:cs="TH Sarabun New"/>
          <w:color w:val="00B050"/>
          <w:sz w:val="32"/>
          <w:szCs w:val="32"/>
        </w:rPr>
        <w:t>และคู่อื่นไม่แตกต่างกัน</w:t>
      </w:r>
      <w:proofErr w:type="spellEnd"/>
    </w:p>
    <w:p w14:paraId="6DA8ADFB" w14:textId="77777777" w:rsidR="003E022D" w:rsidRPr="003F5049" w:rsidRDefault="003E022D" w:rsidP="003E022D">
      <w:pPr>
        <w:pStyle w:val="ListParagraph"/>
        <w:numPr>
          <w:ilvl w:val="0"/>
          <w:numId w:val="20"/>
        </w:numPr>
        <w:rPr>
          <w:rFonts w:asciiTheme="minorBidi" w:hAnsiTheme="minorBidi"/>
          <w:color w:val="00B050"/>
          <w:sz w:val="28"/>
        </w:rPr>
      </w:pPr>
      <w:r>
        <w:rPr>
          <w:rFonts w:asciiTheme="minorBidi" w:hAnsiTheme="minorBidi" w:cs="Cordia New"/>
          <w:color w:val="00B050"/>
          <w:sz w:val="28"/>
          <w:cs/>
        </w:rPr>
        <w:t>สรุปผลการทดสอบ</w:t>
      </w:r>
    </w:p>
    <w:p w14:paraId="7B276BAB" w14:textId="77777777" w:rsidR="003E022D" w:rsidRPr="003F5049" w:rsidRDefault="003E022D" w:rsidP="003E022D">
      <w:pPr>
        <w:pStyle w:val="ListParagraph"/>
        <w:numPr>
          <w:ilvl w:val="1"/>
          <w:numId w:val="20"/>
        </w:numPr>
        <w:spacing w:after="100" w:line="300" w:lineRule="auto"/>
        <w:contextualSpacing w:val="0"/>
        <w:jc w:val="thaiDistribute"/>
        <w:rPr>
          <w:color w:val="00B050"/>
        </w:rPr>
      </w:pPr>
      <w:r>
        <w:rPr>
          <w:rFonts w:ascii="TH Sarabun New" w:eastAsia="TH Sarabun New" w:hAnsi="TH Sarabun New" w:cs="TH Sarabun New"/>
          <w:color w:val="00B050"/>
          <w:sz w:val="32"/>
          <w:szCs w:val="32"/>
        </w:rPr>
        <w:lastRenderedPageBreak/>
        <w:t xml:space="preserve">Selective Unfreeze </w:t>
      </w:r>
      <w:proofErr w:type="spellStart"/>
      <w:r>
        <w:rPr>
          <w:rFonts w:ascii="TH Sarabun New" w:eastAsia="TH Sarabun New" w:hAnsi="TH Sarabun New" w:cs="TH Sarabun New"/>
          <w:color w:val="00B050"/>
          <w:sz w:val="32"/>
          <w:szCs w:val="32"/>
        </w:rPr>
        <w:t>ให้</w:t>
      </w:r>
      <w:proofErr w:type="spellEnd"/>
      <w:r>
        <w:rPr>
          <w:rFonts w:ascii="TH Sarabun New" w:eastAsia="TH Sarabun New" w:hAnsi="TH Sarabun New" w:cs="TH Sarabun New"/>
          <w:color w:val="00B050"/>
          <w:sz w:val="32"/>
          <w:szCs w:val="32"/>
        </w:rPr>
        <w:t xml:space="preserve"> macro-F1 </w:t>
      </w:r>
      <w:proofErr w:type="spellStart"/>
      <w:r>
        <w:rPr>
          <w:rFonts w:ascii="TH Sarabun New" w:eastAsia="TH Sarabun New" w:hAnsi="TH Sarabun New" w:cs="TH Sarabun New"/>
          <w:color w:val="00B050"/>
          <w:sz w:val="32"/>
          <w:szCs w:val="32"/>
        </w:rPr>
        <w:t>สูงกว่า</w:t>
      </w:r>
      <w:proofErr w:type="spellEnd"/>
      <w:r>
        <w:rPr>
          <w:rFonts w:ascii="TH Sarabun New" w:eastAsia="TH Sarabun New" w:hAnsi="TH Sarabun New" w:cs="TH Sarabun New"/>
          <w:color w:val="00B050"/>
          <w:sz w:val="32"/>
          <w:szCs w:val="32"/>
        </w:rPr>
        <w:t xml:space="preserve"> Freeze all </w:t>
      </w:r>
      <w:proofErr w:type="spellStart"/>
      <w:r>
        <w:rPr>
          <w:rFonts w:ascii="TH Sarabun New" w:eastAsia="TH Sarabun New" w:hAnsi="TH Sarabun New" w:cs="TH Sarabun New"/>
          <w:color w:val="00B050"/>
          <w:sz w:val="32"/>
          <w:szCs w:val="32"/>
        </w:rPr>
        <w:t>อย่างมีนัยสำคัญทั้ง</w:t>
      </w:r>
      <w:proofErr w:type="spellEnd"/>
      <w:r>
        <w:rPr>
          <w:rFonts w:ascii="TH Sarabun New" w:eastAsia="TH Sarabun New" w:hAnsi="TH Sarabun New" w:cs="TH Sarabun New"/>
          <w:color w:val="00B050"/>
          <w:sz w:val="32"/>
          <w:szCs w:val="32"/>
        </w:rPr>
        <w:t xml:space="preserve"> 4 backbone (</w:t>
      </w:r>
      <w:proofErr w:type="spellStart"/>
      <w:r>
        <w:rPr>
          <w:rFonts w:ascii="TH Sarabun New" w:eastAsia="TH Sarabun New" w:hAnsi="TH Sarabun New" w:cs="TH Sarabun New"/>
          <w:color w:val="00B050"/>
          <w:sz w:val="32"/>
          <w:szCs w:val="32"/>
        </w:rPr>
        <w:t>ผลต่าง</w:t>
      </w:r>
      <w:proofErr w:type="spellEnd"/>
      <w:r>
        <w:rPr>
          <w:rFonts w:ascii="TH Sarabun New" w:eastAsia="TH Sarabun New" w:hAnsi="TH Sarabun New" w:cs="TH Sarabun New"/>
          <w:color w:val="00B050"/>
          <w:sz w:val="32"/>
          <w:szCs w:val="32"/>
        </w:rPr>
        <w:t xml:space="preserve"> +0.0150 </w:t>
      </w:r>
      <w:proofErr w:type="spellStart"/>
      <w:r>
        <w:rPr>
          <w:rFonts w:ascii="TH Sarabun New" w:eastAsia="TH Sarabun New" w:hAnsi="TH Sarabun New" w:cs="TH Sarabun New"/>
          <w:color w:val="00B050"/>
          <w:sz w:val="32"/>
          <w:szCs w:val="32"/>
        </w:rPr>
        <w:t>ถึง</w:t>
      </w:r>
      <w:proofErr w:type="spellEnd"/>
      <w:r>
        <w:rPr>
          <w:rFonts w:ascii="TH Sarabun New" w:eastAsia="TH Sarabun New" w:hAnsi="TH Sarabun New" w:cs="TH Sarabun New"/>
          <w:color w:val="00B050"/>
          <w:sz w:val="32"/>
          <w:szCs w:val="32"/>
        </w:rPr>
        <w:t xml:space="preserve"> +0.0441, Holm p ≤ 0.0004)</w:t>
      </w:r>
    </w:p>
    <w:p w14:paraId="325A7822" w14:textId="77777777" w:rsidR="003E022D" w:rsidRPr="003F5049" w:rsidRDefault="003E022D" w:rsidP="003E022D">
      <w:pPr>
        <w:pStyle w:val="ListParagraph"/>
        <w:numPr>
          <w:ilvl w:val="1"/>
          <w:numId w:val="20"/>
        </w:numPr>
        <w:spacing w:after="100" w:line="300" w:lineRule="auto"/>
        <w:contextualSpacing w:val="0"/>
        <w:jc w:val="thaiDistribute"/>
        <w:rPr>
          <w:color w:val="00B050"/>
        </w:rPr>
      </w:pPr>
      <w:proofErr w:type="spellStart"/>
      <w:r>
        <w:rPr>
          <w:rFonts w:ascii="TH Sarabun New" w:eastAsia="TH Sarabun New" w:hAnsi="TH Sarabun New" w:cs="TH Sarabun New"/>
          <w:color w:val="00B050"/>
          <w:sz w:val="32"/>
          <w:szCs w:val="32"/>
        </w:rPr>
        <w:t>ภายใต้</w:t>
      </w:r>
      <w:proofErr w:type="spellEnd"/>
      <w:r>
        <w:rPr>
          <w:rFonts w:ascii="TH Sarabun New" w:eastAsia="TH Sarabun New" w:hAnsi="TH Sarabun New" w:cs="TH Sarabun New"/>
          <w:color w:val="00B050"/>
          <w:sz w:val="32"/>
          <w:szCs w:val="32"/>
        </w:rPr>
        <w:t xml:space="preserve"> Selective Unfreeze VGG16 </w:t>
      </w:r>
      <w:proofErr w:type="spellStart"/>
      <w:r>
        <w:rPr>
          <w:rFonts w:ascii="TH Sarabun New" w:eastAsia="TH Sarabun New" w:hAnsi="TH Sarabun New" w:cs="TH Sarabun New"/>
          <w:color w:val="00B050"/>
          <w:sz w:val="32"/>
          <w:szCs w:val="32"/>
        </w:rPr>
        <w:t>มีค่าเฉลี่ยสูงสุดแต่ไม่แตกต่างจาก</w:t>
      </w:r>
      <w:proofErr w:type="spellEnd"/>
      <w:r>
        <w:rPr>
          <w:rFonts w:ascii="TH Sarabun New" w:eastAsia="TH Sarabun New" w:hAnsi="TH Sarabun New" w:cs="TH Sarabun New"/>
          <w:color w:val="00B050"/>
          <w:sz w:val="32"/>
          <w:szCs w:val="32"/>
        </w:rPr>
        <w:t xml:space="preserve"> ResNet50 </w:t>
      </w:r>
      <w:proofErr w:type="spellStart"/>
      <w:r>
        <w:rPr>
          <w:rFonts w:ascii="TH Sarabun New" w:eastAsia="TH Sarabun New" w:hAnsi="TH Sarabun New" w:cs="TH Sarabun New"/>
          <w:color w:val="00B050"/>
          <w:sz w:val="32"/>
          <w:szCs w:val="32"/>
        </w:rPr>
        <w:t>อย่างมีนัยสำคัญ</w:t>
      </w:r>
      <w:proofErr w:type="spellEnd"/>
      <w:r>
        <w:rPr>
          <w:rFonts w:ascii="TH Sarabun New" w:eastAsia="TH Sarabun New" w:hAnsi="TH Sarabun New" w:cs="TH Sarabun New"/>
          <w:color w:val="00B050"/>
          <w:sz w:val="32"/>
          <w:szCs w:val="32"/>
        </w:rPr>
        <w:t xml:space="preserve"> </w:t>
      </w:r>
      <w:proofErr w:type="spellStart"/>
      <w:r>
        <w:rPr>
          <w:rFonts w:ascii="TH Sarabun New" w:eastAsia="TH Sarabun New" w:hAnsi="TH Sarabun New" w:cs="TH Sarabun New"/>
          <w:color w:val="00B050"/>
          <w:sz w:val="32"/>
          <w:szCs w:val="32"/>
        </w:rPr>
        <w:t>ส่วน</w:t>
      </w:r>
      <w:proofErr w:type="spellEnd"/>
      <w:r>
        <w:rPr>
          <w:rFonts w:ascii="TH Sarabun New" w:eastAsia="TH Sarabun New" w:hAnsi="TH Sarabun New" w:cs="TH Sarabun New"/>
          <w:color w:val="00B050"/>
          <w:sz w:val="32"/>
          <w:szCs w:val="32"/>
        </w:rPr>
        <w:t xml:space="preserve"> VGG16 </w:t>
      </w:r>
      <w:proofErr w:type="spellStart"/>
      <w:r>
        <w:rPr>
          <w:rFonts w:ascii="TH Sarabun New" w:eastAsia="TH Sarabun New" w:hAnsi="TH Sarabun New" w:cs="TH Sarabun New"/>
          <w:color w:val="00B050"/>
          <w:sz w:val="32"/>
          <w:szCs w:val="32"/>
        </w:rPr>
        <w:t>สูงกว่า</w:t>
      </w:r>
      <w:proofErr w:type="spellEnd"/>
      <w:r>
        <w:rPr>
          <w:rFonts w:ascii="TH Sarabun New" w:eastAsia="TH Sarabun New" w:hAnsi="TH Sarabun New" w:cs="TH Sarabun New"/>
          <w:color w:val="00B050"/>
          <w:sz w:val="32"/>
          <w:szCs w:val="32"/>
        </w:rPr>
        <w:t xml:space="preserve"> EfficientNet-B0 </w:t>
      </w:r>
      <w:proofErr w:type="spellStart"/>
      <w:r>
        <w:rPr>
          <w:rFonts w:ascii="TH Sarabun New" w:eastAsia="TH Sarabun New" w:hAnsi="TH Sarabun New" w:cs="TH Sarabun New"/>
          <w:color w:val="00B050"/>
          <w:sz w:val="32"/>
          <w:szCs w:val="32"/>
        </w:rPr>
        <w:t>และ</w:t>
      </w:r>
      <w:proofErr w:type="spellEnd"/>
      <w:r>
        <w:rPr>
          <w:rFonts w:ascii="TH Sarabun New" w:eastAsia="TH Sarabun New" w:hAnsi="TH Sarabun New" w:cs="TH Sarabun New"/>
          <w:color w:val="00B050"/>
          <w:sz w:val="32"/>
          <w:szCs w:val="32"/>
        </w:rPr>
        <w:t xml:space="preserve"> MobileNetV3-Small </w:t>
      </w:r>
      <w:proofErr w:type="spellStart"/>
      <w:r>
        <w:rPr>
          <w:rFonts w:ascii="TH Sarabun New" w:eastAsia="TH Sarabun New" w:hAnsi="TH Sarabun New" w:cs="TH Sarabun New"/>
          <w:color w:val="00B050"/>
          <w:sz w:val="32"/>
          <w:szCs w:val="32"/>
        </w:rPr>
        <w:t>และ</w:t>
      </w:r>
      <w:proofErr w:type="spellEnd"/>
      <w:r>
        <w:rPr>
          <w:rFonts w:ascii="TH Sarabun New" w:eastAsia="TH Sarabun New" w:hAnsi="TH Sarabun New" w:cs="TH Sarabun New"/>
          <w:color w:val="00B050"/>
          <w:sz w:val="32"/>
          <w:szCs w:val="32"/>
        </w:rPr>
        <w:t xml:space="preserve"> ResNet50 </w:t>
      </w:r>
      <w:proofErr w:type="spellStart"/>
      <w:r>
        <w:rPr>
          <w:rFonts w:ascii="TH Sarabun New" w:eastAsia="TH Sarabun New" w:hAnsi="TH Sarabun New" w:cs="TH Sarabun New"/>
          <w:color w:val="00B050"/>
          <w:sz w:val="32"/>
          <w:szCs w:val="32"/>
        </w:rPr>
        <w:t>สูงกว่า</w:t>
      </w:r>
      <w:proofErr w:type="spellEnd"/>
      <w:r>
        <w:rPr>
          <w:rFonts w:ascii="TH Sarabun New" w:eastAsia="TH Sarabun New" w:hAnsi="TH Sarabun New" w:cs="TH Sarabun New"/>
          <w:color w:val="00B050"/>
          <w:sz w:val="32"/>
          <w:szCs w:val="32"/>
        </w:rPr>
        <w:t xml:space="preserve"> MobileNetV3-Small</w:t>
      </w:r>
    </w:p>
    <w:p w14:paraId="53BF7150" w14:textId="77777777" w:rsidR="000C2E14" w:rsidRPr="003F5049" w:rsidRDefault="003E022D" w:rsidP="00373D45">
      <w:pPr>
        <w:pStyle w:val="ListParagraph"/>
        <w:numPr>
          <w:ilvl w:val="1"/>
          <w:numId w:val="20"/>
        </w:numPr>
        <w:spacing w:after="100" w:line="300" w:lineRule="auto"/>
        <w:contextualSpacing w:val="0"/>
        <w:jc w:val="thaiDistribute"/>
        <w:rPr>
          <w:color w:val="00B050"/>
        </w:rPr>
      </w:pPr>
      <w:proofErr w:type="spellStart"/>
      <w:r>
        <w:rPr>
          <w:rFonts w:ascii="TH Sarabun New" w:eastAsia="TH Sarabun New" w:hAnsi="TH Sarabun New" w:cs="TH Sarabun New"/>
          <w:color w:val="00B050"/>
          <w:sz w:val="32"/>
          <w:szCs w:val="32"/>
        </w:rPr>
        <w:t>ภายใต้</w:t>
      </w:r>
      <w:proofErr w:type="spellEnd"/>
      <w:r>
        <w:rPr>
          <w:rFonts w:ascii="TH Sarabun New" w:eastAsia="TH Sarabun New" w:hAnsi="TH Sarabun New" w:cs="TH Sarabun New"/>
          <w:color w:val="00B050"/>
          <w:sz w:val="32"/>
          <w:szCs w:val="32"/>
        </w:rPr>
        <w:t xml:space="preserve"> Freeze all EfficientNet-B0 </w:t>
      </w:r>
      <w:proofErr w:type="spellStart"/>
      <w:r>
        <w:rPr>
          <w:rFonts w:ascii="TH Sarabun New" w:eastAsia="TH Sarabun New" w:hAnsi="TH Sarabun New" w:cs="TH Sarabun New"/>
          <w:color w:val="00B050"/>
          <w:sz w:val="32"/>
          <w:szCs w:val="32"/>
        </w:rPr>
        <w:t>สูงกว่า</w:t>
      </w:r>
      <w:proofErr w:type="spellEnd"/>
      <w:r>
        <w:rPr>
          <w:rFonts w:ascii="TH Sarabun New" w:eastAsia="TH Sarabun New" w:hAnsi="TH Sarabun New" w:cs="TH Sarabun New"/>
          <w:color w:val="00B050"/>
          <w:sz w:val="32"/>
          <w:szCs w:val="32"/>
        </w:rPr>
        <w:t xml:space="preserve"> ResNet50 </w:t>
      </w:r>
      <w:proofErr w:type="spellStart"/>
      <w:r>
        <w:rPr>
          <w:rFonts w:ascii="TH Sarabun New" w:eastAsia="TH Sarabun New" w:hAnsi="TH Sarabun New" w:cs="TH Sarabun New"/>
          <w:color w:val="00B050"/>
          <w:sz w:val="32"/>
          <w:szCs w:val="32"/>
        </w:rPr>
        <w:t>และ</w:t>
      </w:r>
      <w:proofErr w:type="spellEnd"/>
      <w:r>
        <w:rPr>
          <w:rFonts w:ascii="TH Sarabun New" w:eastAsia="TH Sarabun New" w:hAnsi="TH Sarabun New" w:cs="TH Sarabun New"/>
          <w:color w:val="00B050"/>
          <w:sz w:val="32"/>
          <w:szCs w:val="32"/>
        </w:rPr>
        <w:t xml:space="preserve"> VGG16 </w:t>
      </w:r>
      <w:proofErr w:type="spellStart"/>
      <w:r>
        <w:rPr>
          <w:rFonts w:ascii="TH Sarabun New" w:eastAsia="TH Sarabun New" w:hAnsi="TH Sarabun New" w:cs="TH Sarabun New"/>
          <w:color w:val="00B050"/>
          <w:sz w:val="32"/>
          <w:szCs w:val="32"/>
        </w:rPr>
        <w:t>อย่างมีนัยสำคัญ</w:t>
      </w:r>
      <w:proofErr w:type="spellEnd"/>
      <w:r>
        <w:rPr>
          <w:rFonts w:ascii="TH Sarabun New" w:eastAsia="TH Sarabun New" w:hAnsi="TH Sarabun New" w:cs="TH Sarabun New"/>
          <w:color w:val="00B050"/>
          <w:sz w:val="32"/>
          <w:szCs w:val="32"/>
        </w:rPr>
        <w:t xml:space="preserve"> </w:t>
      </w:r>
      <w:proofErr w:type="spellStart"/>
      <w:r>
        <w:rPr>
          <w:rFonts w:ascii="TH Sarabun New" w:eastAsia="TH Sarabun New" w:hAnsi="TH Sarabun New" w:cs="TH Sarabun New"/>
          <w:color w:val="00B050"/>
          <w:sz w:val="32"/>
          <w:szCs w:val="32"/>
        </w:rPr>
        <w:t>แต่ยังสรุปไม่ได้ว่าต่างจาก</w:t>
      </w:r>
      <w:proofErr w:type="spellEnd"/>
      <w:r>
        <w:rPr>
          <w:rFonts w:ascii="TH Sarabun New" w:eastAsia="TH Sarabun New" w:hAnsi="TH Sarabun New" w:cs="TH Sarabun New"/>
          <w:color w:val="00B050"/>
          <w:sz w:val="32"/>
          <w:szCs w:val="32"/>
        </w:rPr>
        <w:t xml:space="preserve"> MobileNetV3-Small</w:t>
      </w:r>
    </w:p>
    <w:p w14:paraId="726AF668" w14:textId="77777777" w:rsidR="00B23B1F" w:rsidRPr="00373D45" w:rsidRDefault="00B23B1F" w:rsidP="00B23B1F">
      <w:pPr>
        <w:spacing w:after="100" w:line="300" w:lineRule="auto"/>
        <w:jc w:val="thaiDistribute"/>
      </w:pPr>
    </w:p>
    <w:p w14:paraId="0C7BE6A6" w14:textId="77777777" w:rsidR="000C2E14" w:rsidRPr="00C4787A" w:rsidRDefault="000C2E14" w:rsidP="000C2E14">
      <w:pPr>
        <w:pStyle w:val="ListParagraph"/>
        <w:rPr>
          <w:color w:val="C00000"/>
          <w:sz w:val="28"/>
          <w:szCs w:val="36"/>
        </w:rPr>
      </w:pPr>
    </w:p>
    <w:p w14:paraId="084C3351" w14:textId="77777777" w:rsidR="00BC4E54" w:rsidRPr="00FD577E" w:rsidRDefault="002878A0" w:rsidP="00AE1487">
      <w:pPr>
        <w:pStyle w:val="ListParagraph"/>
        <w:numPr>
          <w:ilvl w:val="0"/>
          <w:numId w:val="20"/>
        </w:numPr>
        <w:rPr>
          <w:rFonts w:asciiTheme="minorBidi" w:hAnsiTheme="minorBidi"/>
          <w:color w:val="00B050"/>
          <w:sz w:val="28"/>
        </w:rPr>
      </w:pPr>
      <w:proofErr w:type="spellStart"/>
      <w:r>
        <w:rPr>
          <w:rFonts w:asciiTheme="minorBidi" w:eastAsia="TH Sarabun New" w:hAnsiTheme="minorBidi"/>
          <w:b/>
          <w:bCs/>
          <w:color w:val="00B050"/>
          <w:sz w:val="28"/>
        </w:rPr>
        <w:t>การประเมินแยกรายคลาส</w:t>
      </w:r>
      <w:proofErr w:type="spellEnd"/>
      <w:r>
        <w:rPr>
          <w:rFonts w:asciiTheme="minorBidi" w:eastAsia="TH Sarabun New" w:hAnsiTheme="minorBidi"/>
          <w:b/>
          <w:bCs/>
          <w:color w:val="00B050"/>
          <w:sz w:val="28"/>
        </w:rPr>
        <w:t xml:space="preserve">: </w:t>
      </w:r>
      <w:r>
        <w:rPr>
          <w:rFonts w:asciiTheme="minorBidi" w:eastAsia="TH Sarabun New" w:hAnsiTheme="minorBidi" w:hint="cs"/>
          <w:color w:val="00B050"/>
          <w:sz w:val="28"/>
          <w:cs/>
        </w:rPr>
        <w:t xml:space="preserve">ประเมินผลบน </w:t>
      </w:r>
      <w:r>
        <w:rPr>
          <w:rFonts w:asciiTheme="minorBidi" w:eastAsia="TH Sarabun New" w:hAnsiTheme="minorBidi"/>
          <w:color w:val="00B050"/>
          <w:sz w:val="28"/>
        </w:rPr>
        <w:t xml:space="preserve">test set </w:t>
      </w:r>
      <w:proofErr w:type="spellStart"/>
      <w:r>
        <w:rPr>
          <w:rFonts w:asciiTheme="minorBidi" w:eastAsia="TH Sarabun New" w:hAnsiTheme="minorBidi"/>
          <w:color w:val="00B050"/>
          <w:sz w:val="28"/>
        </w:rPr>
        <w:t>รายงาน</w:t>
      </w:r>
      <w:proofErr w:type="spellEnd"/>
      <w:r>
        <w:rPr>
          <w:rFonts w:asciiTheme="minorBidi" w:eastAsia="TH Sarabun New" w:hAnsiTheme="minorBidi"/>
          <w:color w:val="00B050"/>
          <w:sz w:val="28"/>
        </w:rPr>
        <w:t xml:space="preserve"> Precision, Recall </w:t>
      </w:r>
      <w:proofErr w:type="spellStart"/>
      <w:r>
        <w:rPr>
          <w:rFonts w:asciiTheme="minorBidi" w:eastAsia="TH Sarabun New" w:hAnsiTheme="minorBidi"/>
          <w:color w:val="00B050"/>
          <w:sz w:val="28"/>
        </w:rPr>
        <w:t>และ</w:t>
      </w:r>
      <w:proofErr w:type="spellEnd"/>
      <w:r>
        <w:rPr>
          <w:rFonts w:asciiTheme="minorBidi" w:eastAsia="TH Sarabun New" w:hAnsiTheme="minorBidi"/>
          <w:color w:val="00B050"/>
          <w:sz w:val="28"/>
        </w:rPr>
        <w:t xml:space="preserve"> F1-score </w:t>
      </w:r>
      <w:proofErr w:type="spellStart"/>
      <w:r>
        <w:rPr>
          <w:rFonts w:asciiTheme="minorBidi" w:eastAsia="TH Sarabun New" w:hAnsiTheme="minorBidi"/>
          <w:color w:val="00B050"/>
          <w:sz w:val="28"/>
        </w:rPr>
        <w:t>ของแต่ละคลาสเป็นค่าเฉลี่ย</w:t>
      </w:r>
      <w:proofErr w:type="spellEnd"/>
      <w:r>
        <w:rPr>
          <w:rFonts w:asciiTheme="minorBidi" w:eastAsia="TH Sarabun New" w:hAnsiTheme="minorBidi"/>
          <w:color w:val="00B050"/>
          <w:sz w:val="28"/>
        </w:rPr>
        <w:t xml:space="preserve"> ± SD </w:t>
      </w:r>
      <w:proofErr w:type="spellStart"/>
      <w:r>
        <w:rPr>
          <w:rFonts w:asciiTheme="minorBidi" w:eastAsia="TH Sarabun New" w:hAnsiTheme="minorBidi"/>
          <w:color w:val="00B050"/>
          <w:sz w:val="28"/>
        </w:rPr>
        <w:t>จาก</w:t>
      </w:r>
      <w:proofErr w:type="spellEnd"/>
      <w:r>
        <w:rPr>
          <w:rFonts w:asciiTheme="minorBidi" w:eastAsia="TH Sarabun New" w:hAnsiTheme="minorBidi"/>
          <w:color w:val="00B050"/>
          <w:sz w:val="28"/>
        </w:rPr>
        <w:t xml:space="preserve"> 10 seed </w:t>
      </w:r>
      <w:r>
        <w:rPr>
          <w:rFonts w:asciiTheme="minorBidi" w:eastAsia="TH Sarabun New" w:hAnsiTheme="minorBidi" w:hint="cs"/>
          <w:color w:val="00B050"/>
          <w:sz w:val="28"/>
          <w:cs/>
        </w:rPr>
        <w:t>โดย</w:t>
      </w:r>
      <w:r>
        <w:rPr>
          <w:rFonts w:asciiTheme="minorBidi" w:hAnsiTheme="minorBidi"/>
          <w:color w:val="00B050"/>
          <w:sz w:val="28"/>
          <w:cs/>
        </w:rPr>
        <w:t>ผลแยกรายคลาสสรุปได้ดังนี้</w:t>
      </w:r>
    </w:p>
    <w:p w14:paraId="6E596910" w14:textId="77777777" w:rsidR="002B1BDB" w:rsidRPr="00DF5FE0" w:rsidRDefault="002B1BDB" w:rsidP="002B1BDB">
      <w:pPr>
        <w:numPr>
          <w:ilvl w:val="1"/>
          <w:numId w:val="21"/>
        </w:numPr>
        <w:rPr>
          <w:rFonts w:asciiTheme="minorBidi" w:hAnsiTheme="minorBidi"/>
          <w:color w:val="00B050"/>
          <w:sz w:val="28"/>
        </w:rPr>
      </w:pPr>
      <w:proofErr w:type="spellStart"/>
      <w:r>
        <w:rPr>
          <w:rFonts w:asciiTheme="minorBidi" w:hAnsiTheme="minorBidi"/>
          <w:color w:val="00B050"/>
          <w:sz w:val="28"/>
        </w:rPr>
        <w:t>gomu_gomu</w:t>
      </w:r>
      <w:proofErr w:type="spellEnd"/>
      <w:r>
        <w:rPr>
          <w:rFonts w:asciiTheme="minorBidi" w:hAnsiTheme="minorBidi"/>
          <w:color w:val="00B050"/>
          <w:sz w:val="28"/>
        </w:rPr>
        <w:t xml:space="preserve"> (</w:t>
      </w:r>
      <w:r>
        <w:rPr>
          <w:rFonts w:asciiTheme="minorBidi" w:hAnsiTheme="minorBidi"/>
          <w:color w:val="00B050"/>
          <w:sz w:val="28"/>
          <w:cs/>
        </w:rPr>
        <w:t xml:space="preserve">90 รูป): </w:t>
      </w:r>
      <w:r>
        <w:rPr>
          <w:rFonts w:asciiTheme="minorBidi" w:hAnsiTheme="minorBidi"/>
          <w:color w:val="00B050"/>
          <w:sz w:val="28"/>
        </w:rPr>
        <w:t>F</w:t>
      </w:r>
      <w:r>
        <w:rPr>
          <w:rFonts w:asciiTheme="minorBidi" w:hAnsiTheme="minorBidi"/>
          <w:color w:val="00B050"/>
          <w:sz w:val="28"/>
          <w:cs/>
        </w:rPr>
        <w:t>1</w:t>
      </w:r>
      <w:r>
        <w:rPr>
          <w:rFonts w:asciiTheme="minorBidi" w:hAnsiTheme="minorBidi" w:hint="cs"/>
          <w:color w:val="00B050"/>
          <w:sz w:val="28"/>
          <w:cs/>
        </w:rPr>
        <w:t xml:space="preserve"> ของ </w:t>
      </w:r>
      <w:r>
        <w:rPr>
          <w:rFonts w:asciiTheme="minorBidi" w:hAnsiTheme="minorBidi"/>
          <w:color w:val="00B050"/>
          <w:sz w:val="28"/>
        </w:rPr>
        <w:t>Selective Unfreeze</w:t>
      </w:r>
      <w:r>
        <w:rPr>
          <w:rFonts w:asciiTheme="minorBidi" w:hAnsiTheme="minorBidi"/>
          <w:color w:val="00B050"/>
          <w:sz w:val="28"/>
          <w:cs/>
        </w:rPr>
        <w:t xml:space="preserve"> 0.9825–0.9994 </w:t>
      </w:r>
      <w:r>
        <w:rPr>
          <w:rFonts w:asciiTheme="minorBidi" w:hAnsiTheme="minorBidi" w:hint="cs"/>
          <w:color w:val="00B050"/>
          <w:sz w:val="28"/>
          <w:cs/>
        </w:rPr>
        <w:t xml:space="preserve">และ </w:t>
      </w:r>
      <w:r>
        <w:rPr>
          <w:rFonts w:asciiTheme="minorBidi" w:hAnsiTheme="minorBidi"/>
          <w:color w:val="00B050"/>
          <w:sz w:val="28"/>
        </w:rPr>
        <w:t xml:space="preserve">Freeze all </w:t>
      </w:r>
      <w:r>
        <w:rPr>
          <w:rFonts w:asciiTheme="minorBidi" w:hAnsiTheme="minorBidi" w:hint="cs"/>
          <w:color w:val="00B050"/>
          <w:sz w:val="28"/>
          <w:cs/>
        </w:rPr>
        <w:t xml:space="preserve">มีค่า </w:t>
      </w:r>
      <w:r>
        <w:rPr>
          <w:rFonts w:asciiTheme="minorBidi" w:hAnsiTheme="minorBidi"/>
          <w:color w:val="00B050"/>
          <w:sz w:val="28"/>
          <w:cs/>
        </w:rPr>
        <w:t>0.9587–0.9811</w:t>
      </w:r>
      <w:r>
        <w:rPr>
          <w:rFonts w:asciiTheme="minorBidi" w:hAnsiTheme="minorBidi" w:hint="cs"/>
          <w:color w:val="00B050"/>
          <w:sz w:val="28"/>
          <w:cs/>
        </w:rPr>
        <w:t xml:space="preserve"> โดย</w:t>
      </w:r>
      <w:r>
        <w:rPr>
          <w:rFonts w:asciiTheme="minorBidi" w:hAnsiTheme="minorBidi"/>
          <w:color w:val="00B050"/>
          <w:sz w:val="28"/>
          <w:cs/>
        </w:rPr>
        <w:t xml:space="preserve"> </w:t>
      </w:r>
      <w:r>
        <w:rPr>
          <w:rFonts w:asciiTheme="minorBidi" w:hAnsiTheme="minorBidi"/>
          <w:color w:val="00B050"/>
          <w:sz w:val="28"/>
        </w:rPr>
        <w:t>VGG</w:t>
      </w:r>
      <w:r>
        <w:rPr>
          <w:rFonts w:asciiTheme="minorBidi" w:hAnsiTheme="minorBidi"/>
          <w:color w:val="00B050"/>
          <w:sz w:val="28"/>
          <w:cs/>
        </w:rPr>
        <w:t>16 ดีที่สุด</w:t>
      </w:r>
      <w:r>
        <w:rPr>
          <w:rFonts w:asciiTheme="minorBidi" w:hAnsiTheme="minorBidi"/>
          <w:color w:val="00B050"/>
          <w:sz w:val="28"/>
        </w:rPr>
        <w:t xml:space="preserve"> (0.9994 ± 0.0017)</w:t>
      </w:r>
    </w:p>
    <w:p w14:paraId="77208551" w14:textId="77777777" w:rsidR="002B1BDB" w:rsidRPr="00DF5FE0" w:rsidRDefault="002B1BDB" w:rsidP="002B1BDB">
      <w:pPr>
        <w:numPr>
          <w:ilvl w:val="1"/>
          <w:numId w:val="21"/>
        </w:numPr>
        <w:rPr>
          <w:rFonts w:asciiTheme="minorBidi" w:hAnsiTheme="minorBidi"/>
          <w:color w:val="00B050"/>
          <w:sz w:val="28"/>
        </w:rPr>
      </w:pPr>
      <w:proofErr w:type="spellStart"/>
      <w:r>
        <w:rPr>
          <w:rFonts w:asciiTheme="minorBidi" w:hAnsiTheme="minorBidi"/>
          <w:color w:val="00B050"/>
          <w:sz w:val="28"/>
        </w:rPr>
        <w:t>mera_mera</w:t>
      </w:r>
      <w:proofErr w:type="spellEnd"/>
      <w:r>
        <w:rPr>
          <w:rFonts w:asciiTheme="minorBidi" w:hAnsiTheme="minorBidi"/>
          <w:color w:val="00B050"/>
          <w:sz w:val="28"/>
        </w:rPr>
        <w:t xml:space="preserve"> (</w:t>
      </w:r>
      <w:r>
        <w:rPr>
          <w:rFonts w:asciiTheme="minorBidi" w:hAnsiTheme="minorBidi"/>
          <w:color w:val="00B050"/>
          <w:sz w:val="28"/>
          <w:cs/>
        </w:rPr>
        <w:t xml:space="preserve">73 รูป): </w:t>
      </w:r>
      <w:r>
        <w:rPr>
          <w:rFonts w:asciiTheme="minorBidi" w:hAnsiTheme="minorBidi"/>
          <w:color w:val="00B050"/>
          <w:sz w:val="28"/>
        </w:rPr>
        <w:t>F</w:t>
      </w:r>
      <w:r>
        <w:rPr>
          <w:rFonts w:asciiTheme="minorBidi" w:hAnsiTheme="minorBidi"/>
          <w:color w:val="00B050"/>
          <w:sz w:val="28"/>
          <w:cs/>
        </w:rPr>
        <w:t xml:space="preserve">1 </w:t>
      </w:r>
      <w:r>
        <w:rPr>
          <w:rFonts w:asciiTheme="minorBidi" w:hAnsiTheme="minorBidi" w:hint="cs"/>
          <w:color w:val="00B050"/>
          <w:sz w:val="28"/>
          <w:cs/>
        </w:rPr>
        <w:t xml:space="preserve">ของ </w:t>
      </w:r>
      <w:r>
        <w:rPr>
          <w:rFonts w:asciiTheme="minorBidi" w:hAnsiTheme="minorBidi"/>
          <w:color w:val="00B050"/>
          <w:sz w:val="28"/>
        </w:rPr>
        <w:t>Selective Unfreeze</w:t>
      </w:r>
      <w:r>
        <w:rPr>
          <w:rFonts w:asciiTheme="minorBidi" w:hAnsiTheme="minorBidi" w:hint="cs"/>
          <w:color w:val="00B050"/>
          <w:sz w:val="28"/>
          <w:cs/>
        </w:rPr>
        <w:t xml:space="preserve"> มีค่า</w:t>
      </w:r>
      <w:r>
        <w:rPr>
          <w:rFonts w:asciiTheme="minorBidi" w:hAnsiTheme="minorBidi"/>
          <w:color w:val="00B050"/>
          <w:sz w:val="28"/>
          <w:cs/>
        </w:rPr>
        <w:t xml:space="preserve">0.9850–0.9986 </w:t>
      </w:r>
      <w:r>
        <w:rPr>
          <w:rFonts w:asciiTheme="minorBidi" w:hAnsiTheme="minorBidi" w:hint="cs"/>
          <w:color w:val="00B050"/>
          <w:sz w:val="28"/>
          <w:cs/>
        </w:rPr>
        <w:t xml:space="preserve">และ </w:t>
      </w:r>
      <w:r>
        <w:rPr>
          <w:rFonts w:asciiTheme="minorBidi" w:hAnsiTheme="minorBidi"/>
          <w:color w:val="00B050"/>
          <w:sz w:val="28"/>
        </w:rPr>
        <w:t xml:space="preserve">Freeze all </w:t>
      </w:r>
      <w:r>
        <w:rPr>
          <w:rFonts w:asciiTheme="minorBidi" w:hAnsiTheme="minorBidi" w:hint="cs"/>
          <w:color w:val="00B050"/>
          <w:sz w:val="28"/>
          <w:cs/>
        </w:rPr>
        <w:t xml:space="preserve">มีค่า </w:t>
      </w:r>
      <w:r>
        <w:rPr>
          <w:rFonts w:asciiTheme="minorBidi" w:hAnsiTheme="minorBidi"/>
          <w:color w:val="00B050"/>
          <w:sz w:val="28"/>
          <w:cs/>
        </w:rPr>
        <w:t>0.9482–0.9717</w:t>
      </w:r>
      <w:r>
        <w:rPr>
          <w:rFonts w:asciiTheme="minorBidi" w:hAnsiTheme="minorBidi" w:hint="cs"/>
          <w:color w:val="00B050"/>
          <w:sz w:val="28"/>
          <w:cs/>
        </w:rPr>
        <w:t xml:space="preserve"> โดย</w:t>
      </w:r>
      <w:r>
        <w:rPr>
          <w:rFonts w:asciiTheme="minorBidi" w:hAnsiTheme="minorBidi"/>
          <w:color w:val="00B050"/>
          <w:sz w:val="28"/>
          <w:cs/>
        </w:rPr>
        <w:t xml:space="preserve"> </w:t>
      </w:r>
      <w:r>
        <w:rPr>
          <w:rFonts w:asciiTheme="minorBidi" w:hAnsiTheme="minorBidi"/>
          <w:color w:val="00B050"/>
          <w:sz w:val="28"/>
        </w:rPr>
        <w:t>VGG</w:t>
      </w:r>
      <w:r>
        <w:rPr>
          <w:rFonts w:asciiTheme="minorBidi" w:hAnsiTheme="minorBidi"/>
          <w:color w:val="00B050"/>
          <w:sz w:val="28"/>
          <w:cs/>
        </w:rPr>
        <w:t>16 ดีที่สุด</w:t>
      </w:r>
      <w:r>
        <w:rPr>
          <w:rFonts w:asciiTheme="minorBidi" w:hAnsiTheme="minorBidi" w:hint="cs"/>
          <w:color w:val="00B050"/>
          <w:sz w:val="28"/>
          <w:cs/>
        </w:rPr>
        <w:t xml:space="preserve"> </w:t>
      </w:r>
      <w:r>
        <w:rPr>
          <w:rFonts w:asciiTheme="minorBidi" w:hAnsiTheme="minorBidi"/>
          <w:color w:val="00B050"/>
          <w:sz w:val="28"/>
        </w:rPr>
        <w:t>(</w:t>
      </w:r>
      <w:r>
        <w:rPr>
          <w:rFonts w:ascii="TH Sarabun New" w:eastAsia="TH Sarabun New" w:hAnsi="TH Sarabun New" w:cs="TH Sarabun New"/>
          <w:color w:val="00B050"/>
          <w:sz w:val="28"/>
        </w:rPr>
        <w:t>0.9986 ± 0.0029</w:t>
      </w:r>
      <w:r>
        <w:rPr>
          <w:rFonts w:asciiTheme="minorBidi" w:hAnsiTheme="minorBidi"/>
          <w:color w:val="00B050"/>
          <w:sz w:val="28"/>
        </w:rPr>
        <w:t>)</w:t>
      </w:r>
    </w:p>
    <w:p w14:paraId="35A77408" w14:textId="6C4C32BC" w:rsidR="002B1BDB" w:rsidRPr="00DF5FE0" w:rsidRDefault="002B1BDB" w:rsidP="002B1BDB">
      <w:pPr>
        <w:numPr>
          <w:ilvl w:val="1"/>
          <w:numId w:val="21"/>
        </w:numPr>
        <w:rPr>
          <w:rFonts w:asciiTheme="minorBidi" w:hAnsiTheme="minorBidi"/>
          <w:color w:val="00B050"/>
          <w:sz w:val="28"/>
        </w:rPr>
      </w:pPr>
      <w:proofErr w:type="spellStart"/>
      <w:r>
        <w:rPr>
          <w:rFonts w:asciiTheme="minorBidi" w:hAnsiTheme="minorBidi"/>
          <w:color w:val="00B050"/>
          <w:sz w:val="28"/>
        </w:rPr>
        <w:t>ope_ope</w:t>
      </w:r>
      <w:proofErr w:type="spellEnd"/>
      <w:r>
        <w:rPr>
          <w:rFonts w:asciiTheme="minorBidi" w:hAnsiTheme="minorBidi"/>
          <w:color w:val="00B050"/>
          <w:sz w:val="28"/>
        </w:rPr>
        <w:t xml:space="preserve"> (</w:t>
      </w:r>
      <w:r>
        <w:rPr>
          <w:rFonts w:asciiTheme="minorBidi" w:hAnsiTheme="minorBidi"/>
          <w:color w:val="00B050"/>
          <w:sz w:val="28"/>
          <w:cs/>
        </w:rPr>
        <w:t xml:space="preserve">62 รูป): เป็นคลาสที่ยากที่สุด </w:t>
      </w:r>
      <w:r>
        <w:rPr>
          <w:rFonts w:asciiTheme="minorBidi" w:hAnsiTheme="minorBidi"/>
          <w:color w:val="00B050"/>
          <w:sz w:val="28"/>
        </w:rPr>
        <w:t xml:space="preserve">F1 </w:t>
      </w:r>
      <w:proofErr w:type="spellStart"/>
      <w:r>
        <w:rPr>
          <w:rFonts w:asciiTheme="minorBidi" w:hAnsiTheme="minorBidi"/>
          <w:color w:val="00B050"/>
          <w:sz w:val="28"/>
        </w:rPr>
        <w:t>ต่ำที่สุดโดยเฉลี่ย</w:t>
      </w:r>
      <w:proofErr w:type="spellEnd"/>
      <w:r>
        <w:rPr>
          <w:rFonts w:asciiTheme="minorBidi" w:hAnsiTheme="minorBidi"/>
          <w:color w:val="00B050"/>
          <w:sz w:val="28"/>
        </w:rPr>
        <w:t xml:space="preserve"> </w:t>
      </w:r>
      <w:r>
        <w:rPr>
          <w:rFonts w:asciiTheme="minorBidi" w:hAnsiTheme="minorBidi"/>
          <w:color w:val="00B050"/>
          <w:sz w:val="28"/>
          <w:cs/>
        </w:rPr>
        <w:t xml:space="preserve">ทั้ง </w:t>
      </w:r>
      <w:r>
        <w:rPr>
          <w:rFonts w:asciiTheme="minorBidi" w:hAnsiTheme="minorBidi"/>
          <w:color w:val="00B050"/>
          <w:sz w:val="28"/>
        </w:rPr>
        <w:t>Freeze all (</w:t>
      </w:r>
      <w:r>
        <w:rPr>
          <w:rFonts w:asciiTheme="minorBidi" w:hAnsiTheme="minorBidi"/>
          <w:color w:val="00B050"/>
          <w:sz w:val="28"/>
          <w:cs/>
        </w:rPr>
        <w:t xml:space="preserve">0.9312–0.9465) และ </w:t>
      </w:r>
      <w:r>
        <w:rPr>
          <w:rFonts w:asciiTheme="minorBidi" w:hAnsiTheme="minorBidi"/>
          <w:color w:val="00B050"/>
          <w:sz w:val="28"/>
        </w:rPr>
        <w:t>Selective Unfreeze (</w:t>
      </w:r>
      <w:r>
        <w:rPr>
          <w:rFonts w:asciiTheme="minorBidi" w:hAnsiTheme="minorBidi"/>
          <w:color w:val="00B050"/>
          <w:sz w:val="28"/>
          <w:cs/>
        </w:rPr>
        <w:t xml:space="preserve">0.9759–0.9911) </w:t>
      </w:r>
    </w:p>
    <w:p w14:paraId="741B1744" w14:textId="77777777" w:rsidR="002B1BDB" w:rsidRPr="00DF5FE0" w:rsidRDefault="002B1BDB" w:rsidP="00E334FA">
      <w:pPr>
        <w:numPr>
          <w:ilvl w:val="1"/>
          <w:numId w:val="21"/>
        </w:numPr>
        <w:rPr>
          <w:rFonts w:asciiTheme="minorBidi" w:hAnsiTheme="minorBidi"/>
          <w:color w:val="00B050"/>
          <w:sz w:val="28"/>
        </w:rPr>
      </w:pPr>
      <w:proofErr w:type="spellStart"/>
      <w:r>
        <w:rPr>
          <w:rFonts w:asciiTheme="minorBidi" w:hAnsiTheme="minorBidi"/>
          <w:color w:val="00B050"/>
          <w:sz w:val="28"/>
        </w:rPr>
        <w:t>yami_yami</w:t>
      </w:r>
      <w:proofErr w:type="spellEnd"/>
      <w:r>
        <w:rPr>
          <w:rFonts w:asciiTheme="minorBidi" w:hAnsiTheme="minorBidi"/>
          <w:color w:val="00B050"/>
          <w:sz w:val="28"/>
        </w:rPr>
        <w:t xml:space="preserve"> (</w:t>
      </w:r>
      <w:r>
        <w:rPr>
          <w:rFonts w:asciiTheme="minorBidi" w:hAnsiTheme="minorBidi"/>
          <w:color w:val="00B050"/>
          <w:sz w:val="28"/>
          <w:cs/>
        </w:rPr>
        <w:t xml:space="preserve">48 รูป): </w:t>
      </w:r>
      <w:r>
        <w:rPr>
          <w:rFonts w:asciiTheme="minorBidi" w:hAnsiTheme="minorBidi"/>
          <w:color w:val="00B050"/>
          <w:sz w:val="28"/>
        </w:rPr>
        <w:t>F</w:t>
      </w:r>
      <w:r>
        <w:rPr>
          <w:rFonts w:asciiTheme="minorBidi" w:hAnsiTheme="minorBidi"/>
          <w:color w:val="00B050"/>
          <w:sz w:val="28"/>
          <w:cs/>
        </w:rPr>
        <w:t xml:space="preserve">1 </w:t>
      </w:r>
      <w:r>
        <w:rPr>
          <w:rFonts w:asciiTheme="minorBidi" w:hAnsiTheme="minorBidi" w:hint="cs"/>
          <w:color w:val="00B050"/>
          <w:sz w:val="28"/>
          <w:cs/>
        </w:rPr>
        <w:t xml:space="preserve">ของ </w:t>
      </w:r>
      <w:r>
        <w:rPr>
          <w:rFonts w:asciiTheme="minorBidi" w:hAnsiTheme="minorBidi"/>
          <w:color w:val="00B050"/>
          <w:sz w:val="28"/>
        </w:rPr>
        <w:t>Selective Unfreeze</w:t>
      </w:r>
      <w:r>
        <w:rPr>
          <w:rFonts w:asciiTheme="minorBidi" w:hAnsiTheme="minorBidi"/>
          <w:color w:val="00B050"/>
          <w:sz w:val="28"/>
          <w:cs/>
        </w:rPr>
        <w:t xml:space="preserve"> </w:t>
      </w:r>
      <w:r>
        <w:rPr>
          <w:rFonts w:asciiTheme="minorBidi" w:hAnsiTheme="minorBidi" w:hint="cs"/>
          <w:color w:val="00B050"/>
          <w:sz w:val="28"/>
          <w:cs/>
        </w:rPr>
        <w:t xml:space="preserve">มีค่า </w:t>
      </w:r>
      <w:r>
        <w:rPr>
          <w:rFonts w:asciiTheme="minorBidi" w:hAnsiTheme="minorBidi"/>
          <w:color w:val="00B050"/>
          <w:sz w:val="28"/>
          <w:cs/>
        </w:rPr>
        <w:t xml:space="preserve">0.9795–0.9938 </w:t>
      </w:r>
      <w:r>
        <w:rPr>
          <w:rFonts w:asciiTheme="minorBidi" w:hAnsiTheme="minorBidi" w:hint="cs"/>
          <w:color w:val="00B050"/>
          <w:sz w:val="28"/>
          <w:cs/>
        </w:rPr>
        <w:t xml:space="preserve">และ </w:t>
      </w:r>
      <w:r>
        <w:rPr>
          <w:rFonts w:asciiTheme="minorBidi" w:hAnsiTheme="minorBidi"/>
          <w:color w:val="00B050"/>
          <w:sz w:val="28"/>
        </w:rPr>
        <w:t xml:space="preserve">Freeze all </w:t>
      </w:r>
      <w:r>
        <w:rPr>
          <w:rFonts w:asciiTheme="minorBidi" w:hAnsiTheme="minorBidi" w:hint="cs"/>
          <w:color w:val="00B050"/>
          <w:sz w:val="28"/>
          <w:cs/>
        </w:rPr>
        <w:t xml:space="preserve">มีค่า </w:t>
      </w:r>
      <w:r>
        <w:rPr>
          <w:rFonts w:asciiTheme="minorBidi" w:hAnsiTheme="minorBidi"/>
          <w:color w:val="00B050"/>
          <w:sz w:val="28"/>
          <w:cs/>
        </w:rPr>
        <w:t>0.9420–0.9792</w:t>
      </w:r>
      <w:r>
        <w:rPr>
          <w:rFonts w:asciiTheme="minorBidi" w:hAnsiTheme="minorBidi" w:hint="cs"/>
          <w:color w:val="00B050"/>
          <w:sz w:val="28"/>
          <w:cs/>
        </w:rPr>
        <w:t xml:space="preserve"> </w:t>
      </w:r>
      <w:r>
        <w:rPr>
          <w:rFonts w:asciiTheme="minorBidi" w:hAnsiTheme="minorBidi"/>
          <w:color w:val="00B050"/>
          <w:sz w:val="28"/>
          <w:cs/>
        </w:rPr>
        <w:t xml:space="preserve">โดย </w:t>
      </w:r>
      <w:r>
        <w:rPr>
          <w:rFonts w:asciiTheme="minorBidi" w:hAnsiTheme="minorBidi"/>
          <w:color w:val="00B050"/>
          <w:sz w:val="28"/>
        </w:rPr>
        <w:t xml:space="preserve">ResNet50 </w:t>
      </w:r>
      <w:r>
        <w:rPr>
          <w:rFonts w:asciiTheme="minorBidi" w:hAnsiTheme="minorBidi"/>
          <w:color w:val="00B050"/>
          <w:sz w:val="28"/>
          <w:cs/>
        </w:rPr>
        <w:t>ดีที่สุด (</w:t>
      </w:r>
      <w:r>
        <w:rPr>
          <w:rFonts w:asciiTheme="minorBidi" w:hAnsiTheme="minorBidi"/>
          <w:color w:val="00B050"/>
          <w:sz w:val="28"/>
        </w:rPr>
        <w:t>0.9938 ± 0.0072)</w:t>
      </w:r>
      <w:r>
        <w:rPr>
          <w:rFonts w:asciiTheme="minorBidi" w:hAnsiTheme="minorBidi"/>
          <w:color w:val="00B050"/>
          <w:sz w:val="28"/>
          <w:cs/>
        </w:rPr>
        <w:t xml:space="preserve"> </w:t>
      </w:r>
    </w:p>
    <w:p w14:paraId="4E588D07" w14:textId="77777777" w:rsidR="00667330" w:rsidRDefault="00667330" w:rsidP="00667330">
      <w:pPr>
        <w:rPr>
          <w:rFonts w:asciiTheme="minorBidi" w:hAnsiTheme="minorBidi"/>
          <w:sz w:val="28"/>
          <w:cs/>
        </w:rPr>
      </w:pPr>
    </w:p>
    <w:p w14:paraId="3627332A" w14:textId="77777777" w:rsidR="00667330" w:rsidRDefault="00667330" w:rsidP="00667330">
      <w:pPr>
        <w:rPr>
          <w:rFonts w:asciiTheme="minorBidi" w:hAnsiTheme="minorBidi"/>
          <w:sz w:val="28"/>
        </w:rPr>
      </w:pPr>
    </w:p>
    <w:p w14:paraId="18E2A222" w14:textId="77777777" w:rsidR="00667330" w:rsidRDefault="00667330" w:rsidP="00667330">
      <w:pPr>
        <w:rPr>
          <w:rFonts w:asciiTheme="minorBidi" w:hAnsiTheme="minorBidi"/>
          <w:sz w:val="28"/>
        </w:rPr>
      </w:pPr>
    </w:p>
    <w:p w14:paraId="28FF5225" w14:textId="77777777" w:rsidR="007F3710" w:rsidRDefault="007F3710" w:rsidP="00667330">
      <w:pPr>
        <w:rPr>
          <w:rFonts w:asciiTheme="minorBidi" w:hAnsiTheme="minorBidi"/>
          <w:sz w:val="28"/>
        </w:rPr>
      </w:pPr>
    </w:p>
    <w:p w14:paraId="65FF2BAF" w14:textId="77777777" w:rsidR="009276D9" w:rsidRDefault="009276D9" w:rsidP="00667330">
      <w:pPr>
        <w:rPr>
          <w:rFonts w:asciiTheme="minorBidi" w:hAnsiTheme="minorBidi"/>
          <w:sz w:val="28"/>
        </w:rPr>
      </w:pPr>
    </w:p>
    <w:p w14:paraId="093BB50A" w14:textId="77777777" w:rsidR="009276D9" w:rsidRDefault="009276D9" w:rsidP="00667330">
      <w:pPr>
        <w:rPr>
          <w:rFonts w:asciiTheme="minorBidi" w:hAnsiTheme="minorBidi"/>
          <w:sz w:val="28"/>
        </w:rPr>
      </w:pPr>
    </w:p>
    <w:p w14:paraId="529CF9A7" w14:textId="77777777" w:rsidR="00F34429" w:rsidRPr="00DE54D2" w:rsidRDefault="00F34429" w:rsidP="006F4580">
      <w:pPr>
        <w:jc w:val="center"/>
        <w:rPr>
          <w:rFonts w:asciiTheme="minorBidi" w:hAnsiTheme="minorBidi"/>
          <w:color w:val="00B050"/>
          <w:sz w:val="28"/>
        </w:rPr>
      </w:pPr>
      <w:r w:rsidRPr="00DE54D2">
        <w:rPr>
          <w:rFonts w:asciiTheme="minorBidi" w:hAnsiTheme="minorBidi"/>
          <w:b/>
          <w:bCs/>
          <w:color w:val="00B050"/>
          <w:sz w:val="28"/>
          <w:cs/>
        </w:rPr>
        <w:t xml:space="preserve">ตารางที่ </w:t>
      </w:r>
      <w:r w:rsidRPr="00DE54D2">
        <w:rPr>
          <w:rFonts w:asciiTheme="minorBidi" w:hAnsiTheme="minorBidi"/>
          <w:b/>
          <w:bCs/>
          <w:color w:val="00B050"/>
          <w:sz w:val="28"/>
        </w:rPr>
        <w:t xml:space="preserve">6.4 </w:t>
      </w:r>
      <w:r w:rsidRPr="00DE54D2">
        <w:rPr>
          <w:rFonts w:asciiTheme="minorBidi" w:hAnsiTheme="minorBidi"/>
          <w:b/>
          <w:bCs/>
          <w:color w:val="00B050"/>
          <w:sz w:val="28"/>
          <w:cs/>
        </w:rPr>
        <w:t xml:space="preserve">ก ผลแยกรายคลาสของ </w:t>
      </w:r>
      <w:r w:rsidRPr="00DE54D2">
        <w:rPr>
          <w:rFonts w:asciiTheme="minorBidi" w:hAnsiTheme="minorBidi"/>
          <w:b/>
          <w:bCs/>
          <w:color w:val="00B050"/>
          <w:sz w:val="28"/>
        </w:rPr>
        <w:t>Freeze all (test set, mean ± SD, 10 seed)</w:t>
      </w:r>
    </w:p>
    <w:tbl>
      <w:tblPr>
        <w:tblW w:w="90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1700"/>
        <w:gridCol w:w="1675"/>
        <w:gridCol w:w="1675"/>
        <w:gridCol w:w="1676"/>
      </w:tblGrid>
      <w:tr w:rsidR="00DE54D2" w:rsidRPr="00DE54D2" w14:paraId="7D557A9C" w14:textId="77777777" w:rsidTr="0054622D">
        <w:trPr>
          <w:trHeight w:val="392"/>
          <w:tblHeader/>
          <w:jc w:val="center"/>
        </w:trPr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DE6F0"/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6B225E45" w14:textId="77777777" w:rsidR="00F34429" w:rsidRPr="00DE54D2" w:rsidRDefault="00F34429" w:rsidP="00C41A4F">
            <w:pPr>
              <w:jc w:val="center"/>
              <w:rPr>
                <w:rFonts w:asciiTheme="minorBidi" w:hAnsiTheme="minorBidi"/>
                <w:b/>
                <w:bCs/>
                <w:color w:val="00B050"/>
                <w:sz w:val="28"/>
              </w:rPr>
            </w:pPr>
            <w:r w:rsidRPr="00DE54D2">
              <w:rPr>
                <w:rFonts w:asciiTheme="minorBidi" w:hAnsiTheme="minorBidi"/>
                <w:b/>
                <w:bCs/>
                <w:color w:val="00B050"/>
                <w:sz w:val="28"/>
              </w:rPr>
              <w:t>Model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DE6F0"/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20877EC5" w14:textId="77777777" w:rsidR="00F34429" w:rsidRPr="00DE54D2" w:rsidRDefault="00F34429" w:rsidP="00C41A4F">
            <w:pPr>
              <w:jc w:val="center"/>
              <w:rPr>
                <w:rFonts w:asciiTheme="minorBidi" w:hAnsiTheme="minorBidi"/>
                <w:b/>
                <w:bCs/>
                <w:color w:val="00B050"/>
                <w:sz w:val="28"/>
              </w:rPr>
            </w:pPr>
            <w:r w:rsidRPr="00DE54D2">
              <w:rPr>
                <w:rFonts w:asciiTheme="minorBidi" w:hAnsiTheme="minorBidi"/>
                <w:b/>
                <w:bCs/>
                <w:color w:val="00B050"/>
                <w:sz w:val="28"/>
              </w:rPr>
              <w:t>Class</w:t>
            </w:r>
          </w:p>
        </w:tc>
        <w:tc>
          <w:tcPr>
            <w:tcW w:w="16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DE6F0"/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09170F3B" w14:textId="77777777" w:rsidR="00F34429" w:rsidRPr="00DE54D2" w:rsidRDefault="00F34429" w:rsidP="00C41A4F">
            <w:pPr>
              <w:jc w:val="center"/>
              <w:rPr>
                <w:rFonts w:asciiTheme="minorBidi" w:hAnsiTheme="minorBidi"/>
                <w:b/>
                <w:bCs/>
                <w:color w:val="00B050"/>
                <w:sz w:val="28"/>
              </w:rPr>
            </w:pPr>
            <w:r w:rsidRPr="00DE54D2">
              <w:rPr>
                <w:rFonts w:asciiTheme="minorBidi" w:hAnsiTheme="minorBidi"/>
                <w:b/>
                <w:bCs/>
                <w:color w:val="00B050"/>
                <w:sz w:val="28"/>
              </w:rPr>
              <w:t>F1-score</w:t>
            </w:r>
          </w:p>
        </w:tc>
        <w:tc>
          <w:tcPr>
            <w:tcW w:w="16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DE6F0"/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54AFFEBC" w14:textId="77777777" w:rsidR="00F34429" w:rsidRPr="00DE54D2" w:rsidRDefault="00F34429" w:rsidP="00C41A4F">
            <w:pPr>
              <w:jc w:val="center"/>
              <w:rPr>
                <w:rFonts w:asciiTheme="minorBidi" w:hAnsiTheme="minorBidi"/>
                <w:b/>
                <w:bCs/>
                <w:color w:val="00B050"/>
                <w:sz w:val="28"/>
              </w:rPr>
            </w:pPr>
            <w:r w:rsidRPr="00DE54D2">
              <w:rPr>
                <w:rFonts w:asciiTheme="minorBidi" w:hAnsiTheme="minorBidi"/>
                <w:b/>
                <w:bCs/>
                <w:color w:val="00B050"/>
                <w:sz w:val="28"/>
              </w:rPr>
              <w:t>Precision</w:t>
            </w:r>
          </w:p>
        </w:tc>
        <w:tc>
          <w:tcPr>
            <w:tcW w:w="16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DE6F0"/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7ECC43E4" w14:textId="77777777" w:rsidR="00F34429" w:rsidRPr="00DE54D2" w:rsidRDefault="00F34429" w:rsidP="00C41A4F">
            <w:pPr>
              <w:jc w:val="center"/>
              <w:rPr>
                <w:rFonts w:asciiTheme="minorBidi" w:hAnsiTheme="minorBidi"/>
                <w:b/>
                <w:bCs/>
                <w:color w:val="00B050"/>
                <w:sz w:val="28"/>
              </w:rPr>
            </w:pPr>
            <w:r w:rsidRPr="00DE54D2">
              <w:rPr>
                <w:rFonts w:asciiTheme="minorBidi" w:hAnsiTheme="minorBidi"/>
                <w:b/>
                <w:bCs/>
                <w:color w:val="00B050"/>
                <w:sz w:val="28"/>
              </w:rPr>
              <w:t>Recall</w:t>
            </w:r>
          </w:p>
        </w:tc>
      </w:tr>
      <w:tr w:rsidR="00DE54D2" w:rsidRPr="00DE54D2" w14:paraId="3E95C31B" w14:textId="77777777" w:rsidTr="004F10D0">
        <w:trPr>
          <w:trHeight w:val="343"/>
          <w:jc w:val="center"/>
        </w:trPr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534DAB61" w14:textId="77777777" w:rsidR="00F34429" w:rsidRPr="00DE54D2" w:rsidRDefault="00F34429" w:rsidP="0054622D">
            <w:pPr>
              <w:jc w:val="center"/>
              <w:rPr>
                <w:rFonts w:asciiTheme="minorBidi" w:hAnsiTheme="minorBidi"/>
                <w:color w:val="00B050"/>
                <w:sz w:val="28"/>
              </w:rPr>
            </w:pPr>
            <w:r w:rsidRPr="00DE54D2">
              <w:rPr>
                <w:rFonts w:asciiTheme="minorBidi" w:hAnsiTheme="minorBidi"/>
                <w:color w:val="00B050"/>
                <w:sz w:val="28"/>
              </w:rPr>
              <w:t>ResNet50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65B49A0D" w14:textId="77777777" w:rsidR="00F34429" w:rsidRPr="00DE54D2" w:rsidRDefault="00F34429" w:rsidP="00177BC1">
            <w:pPr>
              <w:jc w:val="center"/>
              <w:rPr>
                <w:rFonts w:asciiTheme="minorBidi" w:hAnsiTheme="minorBidi"/>
                <w:color w:val="00B050"/>
                <w:sz w:val="28"/>
              </w:rPr>
            </w:pPr>
            <w:proofErr w:type="spellStart"/>
            <w:r w:rsidRPr="00DE54D2">
              <w:rPr>
                <w:rFonts w:asciiTheme="minorBidi" w:hAnsiTheme="minorBidi"/>
                <w:color w:val="00B050"/>
                <w:sz w:val="28"/>
              </w:rPr>
              <w:t>gomu_gomu</w:t>
            </w:r>
            <w:proofErr w:type="spellEnd"/>
          </w:p>
        </w:tc>
        <w:tc>
          <w:tcPr>
            <w:tcW w:w="16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5C86E18D" w14:textId="77777777" w:rsidR="00F34429" w:rsidRPr="00DE54D2" w:rsidRDefault="00F34429" w:rsidP="00177BC1">
            <w:pPr>
              <w:jc w:val="center"/>
              <w:rPr>
                <w:rFonts w:asciiTheme="minorBidi" w:hAnsiTheme="minorBidi"/>
                <w:color w:val="00B050"/>
                <w:sz w:val="28"/>
              </w:rPr>
            </w:pPr>
            <w:r w:rsidRPr="00DE54D2">
              <w:rPr>
                <w:rFonts w:asciiTheme="minorBidi" w:hAnsiTheme="minorBidi"/>
                <w:color w:val="00B050"/>
                <w:sz w:val="28"/>
              </w:rPr>
              <w:t>0.9587 ± 0.0050</w:t>
            </w:r>
          </w:p>
        </w:tc>
        <w:tc>
          <w:tcPr>
            <w:tcW w:w="16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3D87CF97" w14:textId="77777777" w:rsidR="00F34429" w:rsidRPr="00DE54D2" w:rsidRDefault="00F34429" w:rsidP="00177BC1">
            <w:pPr>
              <w:jc w:val="center"/>
              <w:rPr>
                <w:rFonts w:asciiTheme="minorBidi" w:hAnsiTheme="minorBidi"/>
                <w:color w:val="00B050"/>
                <w:sz w:val="28"/>
              </w:rPr>
            </w:pPr>
            <w:r w:rsidRPr="00DE54D2">
              <w:rPr>
                <w:rFonts w:asciiTheme="minorBidi" w:hAnsiTheme="minorBidi"/>
                <w:color w:val="00B050"/>
                <w:sz w:val="28"/>
              </w:rPr>
              <w:t>0.9620 ± 0.0053</w:t>
            </w:r>
          </w:p>
        </w:tc>
        <w:tc>
          <w:tcPr>
            <w:tcW w:w="16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1E33A6E1" w14:textId="77777777" w:rsidR="00F34429" w:rsidRPr="00DE54D2" w:rsidRDefault="00F34429" w:rsidP="00177BC1">
            <w:pPr>
              <w:jc w:val="center"/>
              <w:rPr>
                <w:rFonts w:asciiTheme="minorBidi" w:hAnsiTheme="minorBidi"/>
                <w:color w:val="00B050"/>
                <w:sz w:val="28"/>
              </w:rPr>
            </w:pPr>
            <w:r w:rsidRPr="00DE54D2">
              <w:rPr>
                <w:rFonts w:asciiTheme="minorBidi" w:hAnsiTheme="minorBidi"/>
                <w:color w:val="00B050"/>
                <w:sz w:val="28"/>
              </w:rPr>
              <w:t>0.9556 ± 0.0117</w:t>
            </w:r>
          </w:p>
        </w:tc>
      </w:tr>
      <w:tr w:rsidR="00DE54D2" w:rsidRPr="00DE54D2" w14:paraId="7337C2DF" w14:textId="77777777" w:rsidTr="0054622D">
        <w:trPr>
          <w:trHeight w:val="366"/>
          <w:jc w:val="center"/>
        </w:trPr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26AB396" w14:textId="77777777" w:rsidR="00F34429" w:rsidRPr="00DE54D2" w:rsidRDefault="00F34429" w:rsidP="0054622D">
            <w:pPr>
              <w:jc w:val="center"/>
              <w:rPr>
                <w:rFonts w:asciiTheme="minorBidi" w:hAnsiTheme="minorBidi"/>
                <w:color w:val="00B050"/>
                <w:sz w:val="28"/>
              </w:rPr>
            </w:pP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22782DA1" w14:textId="77777777" w:rsidR="00F34429" w:rsidRPr="00DE54D2" w:rsidRDefault="00F34429" w:rsidP="00177BC1">
            <w:pPr>
              <w:jc w:val="center"/>
              <w:rPr>
                <w:rFonts w:asciiTheme="minorBidi" w:hAnsiTheme="minorBidi"/>
                <w:color w:val="00B050"/>
                <w:sz w:val="28"/>
              </w:rPr>
            </w:pPr>
            <w:proofErr w:type="spellStart"/>
            <w:r w:rsidRPr="00DE54D2">
              <w:rPr>
                <w:rFonts w:asciiTheme="minorBidi" w:hAnsiTheme="minorBidi"/>
                <w:color w:val="00B050"/>
                <w:sz w:val="28"/>
              </w:rPr>
              <w:t>mera_mera</w:t>
            </w:r>
            <w:proofErr w:type="spellEnd"/>
          </w:p>
        </w:tc>
        <w:tc>
          <w:tcPr>
            <w:tcW w:w="16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777B2C70" w14:textId="77777777" w:rsidR="00F34429" w:rsidRPr="00DE54D2" w:rsidRDefault="00F34429" w:rsidP="00177BC1">
            <w:pPr>
              <w:jc w:val="center"/>
              <w:rPr>
                <w:rFonts w:asciiTheme="minorBidi" w:hAnsiTheme="minorBidi"/>
                <w:color w:val="00B050"/>
                <w:sz w:val="28"/>
              </w:rPr>
            </w:pPr>
            <w:r w:rsidRPr="00DE54D2">
              <w:rPr>
                <w:rFonts w:asciiTheme="minorBidi" w:hAnsiTheme="minorBidi"/>
                <w:color w:val="00B050"/>
                <w:sz w:val="28"/>
              </w:rPr>
              <w:t>0.9704 ± 0.0107</w:t>
            </w:r>
          </w:p>
        </w:tc>
        <w:tc>
          <w:tcPr>
            <w:tcW w:w="16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4B64B24F" w14:textId="77777777" w:rsidR="00F34429" w:rsidRPr="00DE54D2" w:rsidRDefault="00F34429" w:rsidP="00177BC1">
            <w:pPr>
              <w:jc w:val="center"/>
              <w:rPr>
                <w:rFonts w:asciiTheme="minorBidi" w:hAnsiTheme="minorBidi"/>
                <w:color w:val="00B050"/>
                <w:sz w:val="28"/>
              </w:rPr>
            </w:pPr>
            <w:r w:rsidRPr="00DE54D2">
              <w:rPr>
                <w:rFonts w:asciiTheme="minorBidi" w:hAnsiTheme="minorBidi"/>
                <w:color w:val="00B050"/>
                <w:sz w:val="28"/>
              </w:rPr>
              <w:t>0.9753 ± 0.0165</w:t>
            </w:r>
          </w:p>
        </w:tc>
        <w:tc>
          <w:tcPr>
            <w:tcW w:w="16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711950A5" w14:textId="77777777" w:rsidR="00F34429" w:rsidRPr="00DE54D2" w:rsidRDefault="00F34429" w:rsidP="00177BC1">
            <w:pPr>
              <w:jc w:val="center"/>
              <w:rPr>
                <w:rFonts w:asciiTheme="minorBidi" w:hAnsiTheme="minorBidi"/>
                <w:color w:val="00B050"/>
                <w:sz w:val="28"/>
              </w:rPr>
            </w:pPr>
            <w:r w:rsidRPr="00DE54D2">
              <w:rPr>
                <w:rFonts w:asciiTheme="minorBidi" w:hAnsiTheme="minorBidi"/>
                <w:color w:val="00B050"/>
                <w:sz w:val="28"/>
              </w:rPr>
              <w:t>0.9658 ± 0.0097</w:t>
            </w:r>
          </w:p>
        </w:tc>
      </w:tr>
      <w:tr w:rsidR="00DE54D2" w:rsidRPr="00DE54D2" w14:paraId="364D640F" w14:textId="77777777" w:rsidTr="00A9132B">
        <w:trPr>
          <w:jc w:val="center"/>
        </w:trPr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D3BEBCF" w14:textId="77777777" w:rsidR="00F34429" w:rsidRPr="00DE54D2" w:rsidRDefault="00F34429" w:rsidP="0054622D">
            <w:pPr>
              <w:jc w:val="center"/>
              <w:rPr>
                <w:rFonts w:asciiTheme="minorBidi" w:hAnsiTheme="minorBidi"/>
                <w:color w:val="00B050"/>
                <w:sz w:val="28"/>
              </w:rPr>
            </w:pP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3ED23559" w14:textId="77777777" w:rsidR="00F34429" w:rsidRPr="00DE54D2" w:rsidRDefault="00F34429" w:rsidP="00177BC1">
            <w:pPr>
              <w:jc w:val="center"/>
              <w:rPr>
                <w:rFonts w:asciiTheme="minorBidi" w:hAnsiTheme="minorBidi"/>
                <w:color w:val="00B050"/>
                <w:sz w:val="28"/>
              </w:rPr>
            </w:pPr>
            <w:proofErr w:type="spellStart"/>
            <w:r w:rsidRPr="00DE54D2">
              <w:rPr>
                <w:rFonts w:asciiTheme="minorBidi" w:hAnsiTheme="minorBidi"/>
                <w:color w:val="00B050"/>
                <w:sz w:val="28"/>
              </w:rPr>
              <w:t>ope_ope</w:t>
            </w:r>
            <w:proofErr w:type="spellEnd"/>
          </w:p>
        </w:tc>
        <w:tc>
          <w:tcPr>
            <w:tcW w:w="16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2155664F" w14:textId="77777777" w:rsidR="00F34429" w:rsidRPr="00DE54D2" w:rsidRDefault="00F34429" w:rsidP="00177BC1">
            <w:pPr>
              <w:jc w:val="center"/>
              <w:rPr>
                <w:rFonts w:asciiTheme="minorBidi" w:hAnsiTheme="minorBidi"/>
                <w:color w:val="00B050"/>
                <w:sz w:val="28"/>
              </w:rPr>
            </w:pPr>
            <w:r w:rsidRPr="00DE54D2">
              <w:rPr>
                <w:rFonts w:asciiTheme="minorBidi" w:hAnsiTheme="minorBidi"/>
                <w:color w:val="00B050"/>
                <w:sz w:val="28"/>
              </w:rPr>
              <w:t>0.9405 ± 0.0067</w:t>
            </w:r>
          </w:p>
        </w:tc>
        <w:tc>
          <w:tcPr>
            <w:tcW w:w="16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6442A968" w14:textId="77777777" w:rsidR="00F34429" w:rsidRPr="00DE54D2" w:rsidRDefault="00F34429" w:rsidP="00177BC1">
            <w:pPr>
              <w:jc w:val="center"/>
              <w:rPr>
                <w:rFonts w:asciiTheme="minorBidi" w:hAnsiTheme="minorBidi"/>
                <w:color w:val="00B050"/>
                <w:sz w:val="28"/>
              </w:rPr>
            </w:pPr>
            <w:r w:rsidRPr="00DE54D2">
              <w:rPr>
                <w:rFonts w:asciiTheme="minorBidi" w:hAnsiTheme="minorBidi"/>
                <w:color w:val="00B050"/>
                <w:sz w:val="28"/>
              </w:rPr>
              <w:t>0.9507 ± 0.0103</w:t>
            </w:r>
          </w:p>
        </w:tc>
        <w:tc>
          <w:tcPr>
            <w:tcW w:w="16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6C69EA46" w14:textId="77777777" w:rsidR="00F34429" w:rsidRPr="00DE54D2" w:rsidRDefault="00F34429" w:rsidP="00177BC1">
            <w:pPr>
              <w:jc w:val="center"/>
              <w:rPr>
                <w:rFonts w:asciiTheme="minorBidi" w:hAnsiTheme="minorBidi"/>
                <w:color w:val="00B050"/>
                <w:sz w:val="28"/>
              </w:rPr>
            </w:pPr>
            <w:r w:rsidRPr="00DE54D2">
              <w:rPr>
                <w:rFonts w:asciiTheme="minorBidi" w:hAnsiTheme="minorBidi"/>
                <w:color w:val="00B050"/>
                <w:sz w:val="28"/>
              </w:rPr>
              <w:t>0.9306 ± 0.0109</w:t>
            </w:r>
          </w:p>
        </w:tc>
      </w:tr>
      <w:tr w:rsidR="00DE54D2" w:rsidRPr="00DE54D2" w14:paraId="32D42922" w14:textId="77777777" w:rsidTr="00A9132B">
        <w:trPr>
          <w:jc w:val="center"/>
        </w:trPr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2046B31" w14:textId="77777777" w:rsidR="00F34429" w:rsidRPr="00DE54D2" w:rsidRDefault="00F34429" w:rsidP="0054622D">
            <w:pPr>
              <w:jc w:val="center"/>
              <w:rPr>
                <w:rFonts w:asciiTheme="minorBidi" w:hAnsiTheme="minorBidi"/>
                <w:color w:val="00B050"/>
                <w:sz w:val="28"/>
              </w:rPr>
            </w:pP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0E91052E" w14:textId="77777777" w:rsidR="00F34429" w:rsidRPr="00DE54D2" w:rsidRDefault="00F34429" w:rsidP="00177BC1">
            <w:pPr>
              <w:jc w:val="center"/>
              <w:rPr>
                <w:rFonts w:asciiTheme="minorBidi" w:hAnsiTheme="minorBidi"/>
                <w:color w:val="00B050"/>
                <w:sz w:val="28"/>
              </w:rPr>
            </w:pPr>
            <w:proofErr w:type="spellStart"/>
            <w:r w:rsidRPr="00DE54D2">
              <w:rPr>
                <w:rFonts w:asciiTheme="minorBidi" w:hAnsiTheme="minorBidi"/>
                <w:color w:val="00B050"/>
                <w:sz w:val="28"/>
              </w:rPr>
              <w:t>yami_yami</w:t>
            </w:r>
            <w:proofErr w:type="spellEnd"/>
          </w:p>
        </w:tc>
        <w:tc>
          <w:tcPr>
            <w:tcW w:w="16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6C806909" w14:textId="77777777" w:rsidR="00F34429" w:rsidRPr="00DE54D2" w:rsidRDefault="00F34429" w:rsidP="00177BC1">
            <w:pPr>
              <w:jc w:val="center"/>
              <w:rPr>
                <w:rFonts w:asciiTheme="minorBidi" w:hAnsiTheme="minorBidi"/>
                <w:color w:val="00B050"/>
                <w:sz w:val="28"/>
              </w:rPr>
            </w:pPr>
            <w:r w:rsidRPr="00DE54D2">
              <w:rPr>
                <w:rFonts w:asciiTheme="minorBidi" w:hAnsiTheme="minorBidi"/>
                <w:color w:val="00B050"/>
                <w:sz w:val="28"/>
              </w:rPr>
              <w:t>0.9534 ± 0.0104</w:t>
            </w:r>
          </w:p>
        </w:tc>
        <w:tc>
          <w:tcPr>
            <w:tcW w:w="16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154A685F" w14:textId="77777777" w:rsidR="00F34429" w:rsidRPr="00DE54D2" w:rsidRDefault="00F34429" w:rsidP="00177BC1">
            <w:pPr>
              <w:jc w:val="center"/>
              <w:rPr>
                <w:rFonts w:asciiTheme="minorBidi" w:hAnsiTheme="minorBidi"/>
                <w:color w:val="00B050"/>
                <w:sz w:val="28"/>
              </w:rPr>
            </w:pPr>
            <w:r w:rsidRPr="00DE54D2">
              <w:rPr>
                <w:rFonts w:asciiTheme="minorBidi" w:hAnsiTheme="minorBidi"/>
                <w:color w:val="00B050"/>
                <w:sz w:val="28"/>
              </w:rPr>
              <w:t>0.9292 ± 0.0196</w:t>
            </w:r>
          </w:p>
        </w:tc>
        <w:tc>
          <w:tcPr>
            <w:tcW w:w="16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6292BFC7" w14:textId="77777777" w:rsidR="00F34429" w:rsidRPr="00DE54D2" w:rsidRDefault="00F34429" w:rsidP="00177BC1">
            <w:pPr>
              <w:jc w:val="center"/>
              <w:rPr>
                <w:rFonts w:asciiTheme="minorBidi" w:hAnsiTheme="minorBidi"/>
                <w:color w:val="00B050"/>
                <w:sz w:val="28"/>
              </w:rPr>
            </w:pPr>
            <w:r w:rsidRPr="00DE54D2">
              <w:rPr>
                <w:rFonts w:asciiTheme="minorBidi" w:hAnsiTheme="minorBidi"/>
                <w:color w:val="00B050"/>
                <w:sz w:val="28"/>
              </w:rPr>
              <w:t>0.9792 ± 0.0000</w:t>
            </w:r>
          </w:p>
        </w:tc>
      </w:tr>
      <w:tr w:rsidR="00DE54D2" w:rsidRPr="00DE54D2" w14:paraId="389E982A" w14:textId="77777777" w:rsidTr="00A9132B">
        <w:trPr>
          <w:jc w:val="center"/>
        </w:trPr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103AD027" w14:textId="77777777" w:rsidR="00F34429" w:rsidRPr="00DE54D2" w:rsidRDefault="00F34429" w:rsidP="0054622D">
            <w:pPr>
              <w:jc w:val="center"/>
              <w:rPr>
                <w:rFonts w:asciiTheme="minorBidi" w:hAnsiTheme="minorBidi"/>
                <w:color w:val="00B050"/>
                <w:sz w:val="28"/>
              </w:rPr>
            </w:pPr>
            <w:r w:rsidRPr="00DE54D2">
              <w:rPr>
                <w:rFonts w:asciiTheme="minorBidi" w:hAnsiTheme="minorBidi"/>
                <w:color w:val="00B050"/>
                <w:sz w:val="28"/>
              </w:rPr>
              <w:t>VGG16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3B5010A1" w14:textId="77777777" w:rsidR="00F34429" w:rsidRPr="00DE54D2" w:rsidRDefault="00F34429" w:rsidP="00177BC1">
            <w:pPr>
              <w:jc w:val="center"/>
              <w:rPr>
                <w:rFonts w:asciiTheme="minorBidi" w:hAnsiTheme="minorBidi"/>
                <w:color w:val="00B050"/>
                <w:sz w:val="28"/>
              </w:rPr>
            </w:pPr>
            <w:proofErr w:type="spellStart"/>
            <w:r w:rsidRPr="00DE54D2">
              <w:rPr>
                <w:rFonts w:asciiTheme="minorBidi" w:hAnsiTheme="minorBidi"/>
                <w:color w:val="00B050"/>
                <w:sz w:val="28"/>
              </w:rPr>
              <w:t>gomu_gomu</w:t>
            </w:r>
            <w:proofErr w:type="spellEnd"/>
          </w:p>
        </w:tc>
        <w:tc>
          <w:tcPr>
            <w:tcW w:w="16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099ACDA1" w14:textId="77777777" w:rsidR="00F34429" w:rsidRPr="00DE54D2" w:rsidRDefault="00F34429" w:rsidP="00177BC1">
            <w:pPr>
              <w:jc w:val="center"/>
              <w:rPr>
                <w:rFonts w:asciiTheme="minorBidi" w:hAnsiTheme="minorBidi"/>
                <w:color w:val="00B050"/>
                <w:sz w:val="28"/>
              </w:rPr>
            </w:pPr>
            <w:r w:rsidRPr="00DE54D2">
              <w:rPr>
                <w:rFonts w:asciiTheme="minorBidi" w:hAnsiTheme="minorBidi"/>
                <w:color w:val="00B050"/>
                <w:sz w:val="28"/>
              </w:rPr>
              <w:t>0.9616 ± 0.0083</w:t>
            </w:r>
          </w:p>
        </w:tc>
        <w:tc>
          <w:tcPr>
            <w:tcW w:w="16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12CF4480" w14:textId="77777777" w:rsidR="00F34429" w:rsidRPr="00DE54D2" w:rsidRDefault="00F34429" w:rsidP="00177BC1">
            <w:pPr>
              <w:jc w:val="center"/>
              <w:rPr>
                <w:rFonts w:asciiTheme="minorBidi" w:hAnsiTheme="minorBidi"/>
                <w:color w:val="00B050"/>
                <w:sz w:val="28"/>
              </w:rPr>
            </w:pPr>
            <w:r w:rsidRPr="00DE54D2">
              <w:rPr>
                <w:rFonts w:asciiTheme="minorBidi" w:hAnsiTheme="minorBidi"/>
                <w:color w:val="00B050"/>
                <w:sz w:val="28"/>
              </w:rPr>
              <w:t>0.9750 ± 0.0069</w:t>
            </w:r>
          </w:p>
        </w:tc>
        <w:tc>
          <w:tcPr>
            <w:tcW w:w="16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3483A004" w14:textId="77777777" w:rsidR="00F34429" w:rsidRPr="00DE54D2" w:rsidRDefault="00F34429" w:rsidP="00177BC1">
            <w:pPr>
              <w:jc w:val="center"/>
              <w:rPr>
                <w:rFonts w:asciiTheme="minorBidi" w:hAnsiTheme="minorBidi"/>
                <w:color w:val="00B050"/>
                <w:sz w:val="28"/>
              </w:rPr>
            </w:pPr>
            <w:r w:rsidRPr="00DE54D2">
              <w:rPr>
                <w:rFonts w:asciiTheme="minorBidi" w:hAnsiTheme="minorBidi"/>
                <w:color w:val="00B050"/>
                <w:sz w:val="28"/>
              </w:rPr>
              <w:t>0.9489 ± 0.0183</w:t>
            </w:r>
          </w:p>
        </w:tc>
      </w:tr>
      <w:tr w:rsidR="00DE54D2" w:rsidRPr="00DE54D2" w14:paraId="153824B0" w14:textId="77777777" w:rsidTr="00A9132B">
        <w:trPr>
          <w:jc w:val="center"/>
        </w:trPr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7404D83" w14:textId="77777777" w:rsidR="00F34429" w:rsidRPr="00DE54D2" w:rsidRDefault="00F34429" w:rsidP="0054622D">
            <w:pPr>
              <w:jc w:val="center"/>
              <w:rPr>
                <w:rFonts w:asciiTheme="minorBidi" w:hAnsiTheme="minorBidi"/>
                <w:color w:val="00B050"/>
                <w:sz w:val="28"/>
              </w:rPr>
            </w:pP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38EA74A8" w14:textId="77777777" w:rsidR="00F34429" w:rsidRPr="00DE54D2" w:rsidRDefault="00F34429" w:rsidP="00177BC1">
            <w:pPr>
              <w:jc w:val="center"/>
              <w:rPr>
                <w:rFonts w:asciiTheme="minorBidi" w:hAnsiTheme="minorBidi"/>
                <w:color w:val="00B050"/>
                <w:sz w:val="28"/>
              </w:rPr>
            </w:pPr>
            <w:proofErr w:type="spellStart"/>
            <w:r w:rsidRPr="00DE54D2">
              <w:rPr>
                <w:rFonts w:asciiTheme="minorBidi" w:hAnsiTheme="minorBidi"/>
                <w:color w:val="00B050"/>
                <w:sz w:val="28"/>
              </w:rPr>
              <w:t>mera_mera</w:t>
            </w:r>
            <w:proofErr w:type="spellEnd"/>
          </w:p>
        </w:tc>
        <w:tc>
          <w:tcPr>
            <w:tcW w:w="16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158A113F" w14:textId="77777777" w:rsidR="00F34429" w:rsidRPr="00DE54D2" w:rsidRDefault="00F34429" w:rsidP="00177BC1">
            <w:pPr>
              <w:jc w:val="center"/>
              <w:rPr>
                <w:rFonts w:asciiTheme="minorBidi" w:hAnsiTheme="minorBidi"/>
                <w:color w:val="00B050"/>
                <w:sz w:val="28"/>
              </w:rPr>
            </w:pPr>
            <w:r w:rsidRPr="00DE54D2">
              <w:rPr>
                <w:rFonts w:asciiTheme="minorBidi" w:hAnsiTheme="minorBidi"/>
                <w:color w:val="00B050"/>
                <w:sz w:val="28"/>
              </w:rPr>
              <w:t>0.9482 ± 0.0127</w:t>
            </w:r>
          </w:p>
        </w:tc>
        <w:tc>
          <w:tcPr>
            <w:tcW w:w="16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6CC46AE9" w14:textId="77777777" w:rsidR="00F34429" w:rsidRPr="00DE54D2" w:rsidRDefault="00F34429" w:rsidP="00177BC1">
            <w:pPr>
              <w:jc w:val="center"/>
              <w:rPr>
                <w:rFonts w:asciiTheme="minorBidi" w:hAnsiTheme="minorBidi"/>
                <w:color w:val="00B050"/>
                <w:sz w:val="28"/>
              </w:rPr>
            </w:pPr>
            <w:r w:rsidRPr="00DE54D2">
              <w:rPr>
                <w:rFonts w:asciiTheme="minorBidi" w:hAnsiTheme="minorBidi"/>
                <w:color w:val="00B050"/>
                <w:sz w:val="28"/>
              </w:rPr>
              <w:t>0.9701 ± 0.0182</w:t>
            </w:r>
          </w:p>
        </w:tc>
        <w:tc>
          <w:tcPr>
            <w:tcW w:w="16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4646625B" w14:textId="77777777" w:rsidR="00F34429" w:rsidRPr="00DE54D2" w:rsidRDefault="00F34429" w:rsidP="00177BC1">
            <w:pPr>
              <w:jc w:val="center"/>
              <w:rPr>
                <w:rFonts w:asciiTheme="minorBidi" w:hAnsiTheme="minorBidi"/>
                <w:color w:val="00B050"/>
                <w:sz w:val="28"/>
              </w:rPr>
            </w:pPr>
            <w:r w:rsidRPr="00DE54D2">
              <w:rPr>
                <w:rFonts w:asciiTheme="minorBidi" w:hAnsiTheme="minorBidi"/>
                <w:color w:val="00B050"/>
                <w:sz w:val="28"/>
              </w:rPr>
              <w:t>0.9274 ± 0.0113</w:t>
            </w:r>
          </w:p>
        </w:tc>
      </w:tr>
      <w:tr w:rsidR="00DE54D2" w:rsidRPr="00DE54D2" w14:paraId="75504120" w14:textId="77777777" w:rsidTr="00A9132B">
        <w:trPr>
          <w:jc w:val="center"/>
        </w:trPr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5E42F6F" w14:textId="77777777" w:rsidR="00F34429" w:rsidRPr="00DE54D2" w:rsidRDefault="00F34429" w:rsidP="0054622D">
            <w:pPr>
              <w:jc w:val="center"/>
              <w:rPr>
                <w:rFonts w:asciiTheme="minorBidi" w:hAnsiTheme="minorBidi"/>
                <w:color w:val="00B050"/>
                <w:sz w:val="28"/>
              </w:rPr>
            </w:pP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3DFC7158" w14:textId="77777777" w:rsidR="00F34429" w:rsidRPr="00DE54D2" w:rsidRDefault="00F34429" w:rsidP="00177BC1">
            <w:pPr>
              <w:jc w:val="center"/>
              <w:rPr>
                <w:rFonts w:asciiTheme="minorBidi" w:hAnsiTheme="minorBidi"/>
                <w:color w:val="00B050"/>
                <w:sz w:val="28"/>
              </w:rPr>
            </w:pPr>
            <w:proofErr w:type="spellStart"/>
            <w:r w:rsidRPr="00DE54D2">
              <w:rPr>
                <w:rFonts w:asciiTheme="minorBidi" w:hAnsiTheme="minorBidi"/>
                <w:color w:val="00B050"/>
                <w:sz w:val="28"/>
              </w:rPr>
              <w:t>ope_ope</w:t>
            </w:r>
            <w:proofErr w:type="spellEnd"/>
          </w:p>
        </w:tc>
        <w:tc>
          <w:tcPr>
            <w:tcW w:w="16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18950367" w14:textId="77777777" w:rsidR="00F34429" w:rsidRPr="00DE54D2" w:rsidRDefault="00F34429" w:rsidP="00177BC1">
            <w:pPr>
              <w:jc w:val="center"/>
              <w:rPr>
                <w:rFonts w:asciiTheme="minorBidi" w:hAnsiTheme="minorBidi"/>
                <w:color w:val="00B050"/>
                <w:sz w:val="28"/>
              </w:rPr>
            </w:pPr>
            <w:r w:rsidRPr="00DE54D2">
              <w:rPr>
                <w:rFonts w:asciiTheme="minorBidi" w:hAnsiTheme="minorBidi"/>
                <w:color w:val="00B050"/>
                <w:sz w:val="28"/>
              </w:rPr>
              <w:t>0.9312 ± 0.0125</w:t>
            </w:r>
          </w:p>
        </w:tc>
        <w:tc>
          <w:tcPr>
            <w:tcW w:w="16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27B0565E" w14:textId="77777777" w:rsidR="00F34429" w:rsidRPr="00DE54D2" w:rsidRDefault="00F34429" w:rsidP="00177BC1">
            <w:pPr>
              <w:jc w:val="center"/>
              <w:rPr>
                <w:rFonts w:asciiTheme="minorBidi" w:hAnsiTheme="minorBidi"/>
                <w:color w:val="00B050"/>
                <w:sz w:val="28"/>
              </w:rPr>
            </w:pPr>
            <w:r w:rsidRPr="00DE54D2">
              <w:rPr>
                <w:rFonts w:asciiTheme="minorBidi" w:hAnsiTheme="minorBidi"/>
                <w:color w:val="00B050"/>
                <w:sz w:val="28"/>
              </w:rPr>
              <w:t>0.9044 ± 0.0164</w:t>
            </w:r>
          </w:p>
        </w:tc>
        <w:tc>
          <w:tcPr>
            <w:tcW w:w="16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32EE26B8" w14:textId="77777777" w:rsidR="00F34429" w:rsidRPr="00DE54D2" w:rsidRDefault="00F34429" w:rsidP="00177BC1">
            <w:pPr>
              <w:jc w:val="center"/>
              <w:rPr>
                <w:rFonts w:asciiTheme="minorBidi" w:hAnsiTheme="minorBidi"/>
                <w:color w:val="00B050"/>
                <w:sz w:val="28"/>
              </w:rPr>
            </w:pPr>
            <w:r w:rsidRPr="00DE54D2">
              <w:rPr>
                <w:rFonts w:asciiTheme="minorBidi" w:hAnsiTheme="minorBidi"/>
                <w:color w:val="00B050"/>
                <w:sz w:val="28"/>
              </w:rPr>
              <w:t>0.9597 ± 0.0137</w:t>
            </w:r>
          </w:p>
        </w:tc>
      </w:tr>
      <w:tr w:rsidR="00DE54D2" w:rsidRPr="00DE54D2" w14:paraId="76CA3458" w14:textId="77777777" w:rsidTr="00A9132B">
        <w:trPr>
          <w:jc w:val="center"/>
        </w:trPr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2DF5220" w14:textId="77777777" w:rsidR="00F34429" w:rsidRPr="00DE54D2" w:rsidRDefault="00F34429" w:rsidP="0054622D">
            <w:pPr>
              <w:jc w:val="center"/>
              <w:rPr>
                <w:rFonts w:asciiTheme="minorBidi" w:hAnsiTheme="minorBidi"/>
                <w:color w:val="00B050"/>
                <w:sz w:val="28"/>
              </w:rPr>
            </w:pP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6C5E65DF" w14:textId="77777777" w:rsidR="00F34429" w:rsidRPr="00DE54D2" w:rsidRDefault="00F34429" w:rsidP="00177BC1">
            <w:pPr>
              <w:jc w:val="center"/>
              <w:rPr>
                <w:rFonts w:asciiTheme="minorBidi" w:hAnsiTheme="minorBidi"/>
                <w:color w:val="00B050"/>
                <w:sz w:val="28"/>
              </w:rPr>
            </w:pPr>
            <w:proofErr w:type="spellStart"/>
            <w:r w:rsidRPr="00DE54D2">
              <w:rPr>
                <w:rFonts w:asciiTheme="minorBidi" w:hAnsiTheme="minorBidi"/>
                <w:color w:val="00B050"/>
                <w:sz w:val="28"/>
              </w:rPr>
              <w:t>yami_yami</w:t>
            </w:r>
            <w:proofErr w:type="spellEnd"/>
          </w:p>
        </w:tc>
        <w:tc>
          <w:tcPr>
            <w:tcW w:w="16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7C770A74" w14:textId="77777777" w:rsidR="00F34429" w:rsidRPr="00DE54D2" w:rsidRDefault="00F34429" w:rsidP="00177BC1">
            <w:pPr>
              <w:jc w:val="center"/>
              <w:rPr>
                <w:rFonts w:asciiTheme="minorBidi" w:hAnsiTheme="minorBidi"/>
                <w:color w:val="00B050"/>
                <w:sz w:val="28"/>
              </w:rPr>
            </w:pPr>
            <w:r w:rsidRPr="00DE54D2">
              <w:rPr>
                <w:rFonts w:asciiTheme="minorBidi" w:hAnsiTheme="minorBidi"/>
                <w:color w:val="00B050"/>
                <w:sz w:val="28"/>
              </w:rPr>
              <w:t>0.9613 ± 0.0160</w:t>
            </w:r>
          </w:p>
        </w:tc>
        <w:tc>
          <w:tcPr>
            <w:tcW w:w="16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7DD8FA73" w14:textId="77777777" w:rsidR="00F34429" w:rsidRPr="00DE54D2" w:rsidRDefault="00F34429" w:rsidP="00177BC1">
            <w:pPr>
              <w:jc w:val="center"/>
              <w:rPr>
                <w:rFonts w:asciiTheme="minorBidi" w:hAnsiTheme="minorBidi"/>
                <w:color w:val="00B050"/>
                <w:sz w:val="28"/>
              </w:rPr>
            </w:pPr>
            <w:r w:rsidRPr="00DE54D2">
              <w:rPr>
                <w:rFonts w:asciiTheme="minorBidi" w:hAnsiTheme="minorBidi"/>
                <w:color w:val="00B050"/>
                <w:sz w:val="28"/>
              </w:rPr>
              <w:t>0.9446 ± 0.0293</w:t>
            </w:r>
          </w:p>
        </w:tc>
        <w:tc>
          <w:tcPr>
            <w:tcW w:w="16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080D06CA" w14:textId="77777777" w:rsidR="00F34429" w:rsidRPr="00DE54D2" w:rsidRDefault="00F34429" w:rsidP="00177BC1">
            <w:pPr>
              <w:jc w:val="center"/>
              <w:rPr>
                <w:rFonts w:asciiTheme="minorBidi" w:hAnsiTheme="minorBidi"/>
                <w:color w:val="00B050"/>
                <w:sz w:val="28"/>
              </w:rPr>
            </w:pPr>
            <w:r w:rsidRPr="00DE54D2">
              <w:rPr>
                <w:rFonts w:asciiTheme="minorBidi" w:hAnsiTheme="minorBidi"/>
                <w:color w:val="00B050"/>
                <w:sz w:val="28"/>
              </w:rPr>
              <w:t>0.9792 ± 0.0098</w:t>
            </w:r>
          </w:p>
        </w:tc>
      </w:tr>
      <w:tr w:rsidR="00DE54D2" w:rsidRPr="00DE54D2" w14:paraId="1D485E46" w14:textId="77777777" w:rsidTr="00A9132B">
        <w:trPr>
          <w:jc w:val="center"/>
        </w:trPr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46470051" w14:textId="77777777" w:rsidR="00F34429" w:rsidRPr="00DE54D2" w:rsidRDefault="00F34429" w:rsidP="0054622D">
            <w:pPr>
              <w:jc w:val="center"/>
              <w:rPr>
                <w:rFonts w:asciiTheme="minorBidi" w:hAnsiTheme="minorBidi"/>
                <w:color w:val="00B050"/>
                <w:sz w:val="28"/>
              </w:rPr>
            </w:pPr>
            <w:r w:rsidRPr="00DE54D2">
              <w:rPr>
                <w:rFonts w:asciiTheme="minorBidi" w:hAnsiTheme="minorBidi"/>
                <w:color w:val="00B050"/>
                <w:sz w:val="28"/>
              </w:rPr>
              <w:t>EfficientNet-B0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2CE3F014" w14:textId="77777777" w:rsidR="00F34429" w:rsidRPr="00DE54D2" w:rsidRDefault="00F34429" w:rsidP="00177BC1">
            <w:pPr>
              <w:jc w:val="center"/>
              <w:rPr>
                <w:rFonts w:asciiTheme="minorBidi" w:hAnsiTheme="minorBidi"/>
                <w:color w:val="00B050"/>
                <w:sz w:val="28"/>
              </w:rPr>
            </w:pPr>
            <w:proofErr w:type="spellStart"/>
            <w:r w:rsidRPr="00DE54D2">
              <w:rPr>
                <w:rFonts w:asciiTheme="minorBidi" w:hAnsiTheme="minorBidi"/>
                <w:color w:val="00B050"/>
                <w:sz w:val="28"/>
              </w:rPr>
              <w:t>gomu_gomu</w:t>
            </w:r>
            <w:proofErr w:type="spellEnd"/>
          </w:p>
        </w:tc>
        <w:tc>
          <w:tcPr>
            <w:tcW w:w="16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3F7E0223" w14:textId="77777777" w:rsidR="00F34429" w:rsidRPr="00DE54D2" w:rsidRDefault="00F34429" w:rsidP="00177BC1">
            <w:pPr>
              <w:jc w:val="center"/>
              <w:rPr>
                <w:rFonts w:asciiTheme="minorBidi" w:hAnsiTheme="minorBidi"/>
                <w:color w:val="00B050"/>
                <w:sz w:val="28"/>
              </w:rPr>
            </w:pPr>
            <w:r w:rsidRPr="00DE54D2">
              <w:rPr>
                <w:rFonts w:asciiTheme="minorBidi" w:hAnsiTheme="minorBidi"/>
                <w:color w:val="00B050"/>
                <w:sz w:val="28"/>
              </w:rPr>
              <w:t>0.9811 ± 0.0053</w:t>
            </w:r>
          </w:p>
        </w:tc>
        <w:tc>
          <w:tcPr>
            <w:tcW w:w="16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6024CE82" w14:textId="77777777" w:rsidR="00F34429" w:rsidRPr="00DE54D2" w:rsidRDefault="00F34429" w:rsidP="00177BC1">
            <w:pPr>
              <w:jc w:val="center"/>
              <w:rPr>
                <w:rFonts w:asciiTheme="minorBidi" w:hAnsiTheme="minorBidi"/>
                <w:color w:val="00B050"/>
                <w:sz w:val="28"/>
              </w:rPr>
            </w:pPr>
            <w:r w:rsidRPr="00DE54D2">
              <w:rPr>
                <w:rFonts w:asciiTheme="minorBidi" w:hAnsiTheme="minorBidi"/>
                <w:color w:val="00B050"/>
                <w:sz w:val="28"/>
              </w:rPr>
              <w:t>0.9812 ± 0.0089</w:t>
            </w:r>
          </w:p>
        </w:tc>
        <w:tc>
          <w:tcPr>
            <w:tcW w:w="16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7F132A3D" w14:textId="77777777" w:rsidR="00F34429" w:rsidRPr="00DE54D2" w:rsidRDefault="00F34429" w:rsidP="00177BC1">
            <w:pPr>
              <w:jc w:val="center"/>
              <w:rPr>
                <w:rFonts w:asciiTheme="minorBidi" w:hAnsiTheme="minorBidi"/>
                <w:color w:val="00B050"/>
                <w:sz w:val="28"/>
              </w:rPr>
            </w:pPr>
            <w:r w:rsidRPr="00DE54D2">
              <w:rPr>
                <w:rFonts w:asciiTheme="minorBidi" w:hAnsiTheme="minorBidi"/>
                <w:color w:val="00B050"/>
                <w:sz w:val="28"/>
              </w:rPr>
              <w:t>0.9811 ± 0.0075</w:t>
            </w:r>
          </w:p>
        </w:tc>
      </w:tr>
      <w:tr w:rsidR="00DE54D2" w:rsidRPr="00DE54D2" w14:paraId="75E5D3D9" w14:textId="77777777" w:rsidTr="00A9132B">
        <w:trPr>
          <w:jc w:val="center"/>
        </w:trPr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C555D7F" w14:textId="77777777" w:rsidR="00F34429" w:rsidRPr="00DE54D2" w:rsidRDefault="00F34429" w:rsidP="0054622D">
            <w:pPr>
              <w:jc w:val="center"/>
              <w:rPr>
                <w:rFonts w:asciiTheme="minorBidi" w:hAnsiTheme="minorBidi"/>
                <w:color w:val="00B050"/>
                <w:sz w:val="28"/>
              </w:rPr>
            </w:pP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71F0C892" w14:textId="77777777" w:rsidR="00F34429" w:rsidRPr="00DE54D2" w:rsidRDefault="00F34429" w:rsidP="00177BC1">
            <w:pPr>
              <w:jc w:val="center"/>
              <w:rPr>
                <w:rFonts w:asciiTheme="minorBidi" w:hAnsiTheme="minorBidi"/>
                <w:color w:val="00B050"/>
                <w:sz w:val="28"/>
              </w:rPr>
            </w:pPr>
            <w:proofErr w:type="spellStart"/>
            <w:r w:rsidRPr="00DE54D2">
              <w:rPr>
                <w:rFonts w:asciiTheme="minorBidi" w:hAnsiTheme="minorBidi"/>
                <w:color w:val="00B050"/>
                <w:sz w:val="28"/>
              </w:rPr>
              <w:t>mera_mera</w:t>
            </w:r>
            <w:proofErr w:type="spellEnd"/>
          </w:p>
        </w:tc>
        <w:tc>
          <w:tcPr>
            <w:tcW w:w="16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3D4B778F" w14:textId="77777777" w:rsidR="00F34429" w:rsidRPr="00DE54D2" w:rsidRDefault="00F34429" w:rsidP="00177BC1">
            <w:pPr>
              <w:jc w:val="center"/>
              <w:rPr>
                <w:rFonts w:asciiTheme="minorBidi" w:hAnsiTheme="minorBidi"/>
                <w:color w:val="00B050"/>
                <w:sz w:val="28"/>
              </w:rPr>
            </w:pPr>
            <w:r w:rsidRPr="00DE54D2">
              <w:rPr>
                <w:rFonts w:asciiTheme="minorBidi" w:hAnsiTheme="minorBidi"/>
                <w:color w:val="00B050"/>
                <w:sz w:val="28"/>
              </w:rPr>
              <w:t>0.9679 ± 0.0050</w:t>
            </w:r>
          </w:p>
        </w:tc>
        <w:tc>
          <w:tcPr>
            <w:tcW w:w="16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13367FCB" w14:textId="77777777" w:rsidR="00F34429" w:rsidRPr="00DE54D2" w:rsidRDefault="00F34429" w:rsidP="00177BC1">
            <w:pPr>
              <w:jc w:val="center"/>
              <w:rPr>
                <w:rFonts w:asciiTheme="minorBidi" w:hAnsiTheme="minorBidi"/>
                <w:color w:val="00B050"/>
                <w:sz w:val="28"/>
              </w:rPr>
            </w:pPr>
            <w:r w:rsidRPr="00DE54D2">
              <w:rPr>
                <w:rFonts w:asciiTheme="minorBidi" w:hAnsiTheme="minorBidi"/>
                <w:color w:val="00B050"/>
                <w:sz w:val="28"/>
              </w:rPr>
              <w:t>0.9860 ± 0.0112</w:t>
            </w:r>
          </w:p>
        </w:tc>
        <w:tc>
          <w:tcPr>
            <w:tcW w:w="16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2CD1563B" w14:textId="77777777" w:rsidR="00F34429" w:rsidRPr="00DE54D2" w:rsidRDefault="00F34429" w:rsidP="00177BC1">
            <w:pPr>
              <w:jc w:val="center"/>
              <w:rPr>
                <w:rFonts w:asciiTheme="minorBidi" w:hAnsiTheme="minorBidi"/>
                <w:color w:val="00B050"/>
                <w:sz w:val="28"/>
              </w:rPr>
            </w:pPr>
            <w:r w:rsidRPr="00DE54D2">
              <w:rPr>
                <w:rFonts w:asciiTheme="minorBidi" w:hAnsiTheme="minorBidi"/>
                <w:color w:val="00B050"/>
                <w:sz w:val="28"/>
              </w:rPr>
              <w:t>0.9507 ± 0.0132</w:t>
            </w:r>
          </w:p>
        </w:tc>
      </w:tr>
      <w:tr w:rsidR="00DE54D2" w:rsidRPr="00DE54D2" w14:paraId="21638D8D" w14:textId="77777777" w:rsidTr="00A9132B">
        <w:trPr>
          <w:jc w:val="center"/>
        </w:trPr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CFD1170" w14:textId="77777777" w:rsidR="00F34429" w:rsidRPr="00DE54D2" w:rsidRDefault="00F34429" w:rsidP="0054622D">
            <w:pPr>
              <w:jc w:val="center"/>
              <w:rPr>
                <w:rFonts w:asciiTheme="minorBidi" w:hAnsiTheme="minorBidi"/>
                <w:color w:val="00B050"/>
                <w:sz w:val="28"/>
              </w:rPr>
            </w:pP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6392B4DA" w14:textId="77777777" w:rsidR="00F34429" w:rsidRPr="00DE54D2" w:rsidRDefault="00F34429" w:rsidP="00177BC1">
            <w:pPr>
              <w:jc w:val="center"/>
              <w:rPr>
                <w:rFonts w:asciiTheme="minorBidi" w:hAnsiTheme="minorBidi"/>
                <w:color w:val="00B050"/>
                <w:sz w:val="28"/>
              </w:rPr>
            </w:pPr>
            <w:proofErr w:type="spellStart"/>
            <w:r w:rsidRPr="00DE54D2">
              <w:rPr>
                <w:rFonts w:asciiTheme="minorBidi" w:hAnsiTheme="minorBidi"/>
                <w:color w:val="00B050"/>
                <w:sz w:val="28"/>
              </w:rPr>
              <w:t>ope_ope</w:t>
            </w:r>
            <w:proofErr w:type="spellEnd"/>
          </w:p>
        </w:tc>
        <w:tc>
          <w:tcPr>
            <w:tcW w:w="16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0E30EDC2" w14:textId="77777777" w:rsidR="00F34429" w:rsidRPr="00DE54D2" w:rsidRDefault="00F34429" w:rsidP="00177BC1">
            <w:pPr>
              <w:jc w:val="center"/>
              <w:rPr>
                <w:rFonts w:asciiTheme="minorBidi" w:hAnsiTheme="minorBidi"/>
                <w:color w:val="00B050"/>
                <w:sz w:val="28"/>
              </w:rPr>
            </w:pPr>
            <w:r w:rsidRPr="00DE54D2">
              <w:rPr>
                <w:rFonts w:asciiTheme="minorBidi" w:hAnsiTheme="minorBidi"/>
                <w:color w:val="00B050"/>
                <w:sz w:val="28"/>
              </w:rPr>
              <w:t>0.9465 ± 0.0102</w:t>
            </w:r>
          </w:p>
        </w:tc>
        <w:tc>
          <w:tcPr>
            <w:tcW w:w="16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061DE7CC" w14:textId="77777777" w:rsidR="00F34429" w:rsidRPr="00DE54D2" w:rsidRDefault="00F34429" w:rsidP="00177BC1">
            <w:pPr>
              <w:jc w:val="center"/>
              <w:rPr>
                <w:rFonts w:asciiTheme="minorBidi" w:hAnsiTheme="minorBidi"/>
                <w:color w:val="00B050"/>
                <w:sz w:val="28"/>
              </w:rPr>
            </w:pPr>
            <w:r w:rsidRPr="00DE54D2">
              <w:rPr>
                <w:rFonts w:asciiTheme="minorBidi" w:hAnsiTheme="minorBidi"/>
                <w:color w:val="00B050"/>
                <w:sz w:val="28"/>
              </w:rPr>
              <w:t>0.9248 ± 0.0158</w:t>
            </w:r>
          </w:p>
        </w:tc>
        <w:tc>
          <w:tcPr>
            <w:tcW w:w="16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4452390D" w14:textId="77777777" w:rsidR="00F34429" w:rsidRPr="00DE54D2" w:rsidRDefault="00F34429" w:rsidP="00177BC1">
            <w:pPr>
              <w:jc w:val="center"/>
              <w:rPr>
                <w:rFonts w:asciiTheme="minorBidi" w:hAnsiTheme="minorBidi"/>
                <w:color w:val="00B050"/>
                <w:sz w:val="28"/>
              </w:rPr>
            </w:pPr>
            <w:r w:rsidRPr="00DE54D2">
              <w:rPr>
                <w:rFonts w:asciiTheme="minorBidi" w:hAnsiTheme="minorBidi"/>
                <w:color w:val="00B050"/>
                <w:sz w:val="28"/>
              </w:rPr>
              <w:t>0.9694 ± 0.0119</w:t>
            </w:r>
          </w:p>
        </w:tc>
      </w:tr>
      <w:tr w:rsidR="00DE54D2" w:rsidRPr="00DE54D2" w14:paraId="0308C475" w14:textId="77777777" w:rsidTr="00A9132B">
        <w:trPr>
          <w:jc w:val="center"/>
        </w:trPr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33A2E4C" w14:textId="77777777" w:rsidR="00F34429" w:rsidRPr="00DE54D2" w:rsidRDefault="00F34429" w:rsidP="0054622D">
            <w:pPr>
              <w:jc w:val="center"/>
              <w:rPr>
                <w:rFonts w:asciiTheme="minorBidi" w:hAnsiTheme="minorBidi"/>
                <w:color w:val="00B050"/>
                <w:sz w:val="28"/>
              </w:rPr>
            </w:pP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6A0EC571" w14:textId="77777777" w:rsidR="00F34429" w:rsidRPr="00DE54D2" w:rsidRDefault="00F34429" w:rsidP="00177BC1">
            <w:pPr>
              <w:jc w:val="center"/>
              <w:rPr>
                <w:rFonts w:asciiTheme="minorBidi" w:hAnsiTheme="minorBidi"/>
                <w:color w:val="00B050"/>
                <w:sz w:val="28"/>
              </w:rPr>
            </w:pPr>
            <w:proofErr w:type="spellStart"/>
            <w:r w:rsidRPr="00DE54D2">
              <w:rPr>
                <w:rFonts w:asciiTheme="minorBidi" w:hAnsiTheme="minorBidi"/>
                <w:color w:val="00B050"/>
                <w:sz w:val="28"/>
              </w:rPr>
              <w:t>yami_yami</w:t>
            </w:r>
            <w:proofErr w:type="spellEnd"/>
          </w:p>
        </w:tc>
        <w:tc>
          <w:tcPr>
            <w:tcW w:w="16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53B963DB" w14:textId="77777777" w:rsidR="00F34429" w:rsidRPr="00DE54D2" w:rsidRDefault="00F34429" w:rsidP="00177BC1">
            <w:pPr>
              <w:jc w:val="center"/>
              <w:rPr>
                <w:rFonts w:asciiTheme="minorBidi" w:hAnsiTheme="minorBidi"/>
                <w:color w:val="00B050"/>
                <w:sz w:val="28"/>
              </w:rPr>
            </w:pPr>
            <w:r w:rsidRPr="00DE54D2">
              <w:rPr>
                <w:rFonts w:asciiTheme="minorBidi" w:hAnsiTheme="minorBidi"/>
                <w:color w:val="00B050"/>
                <w:sz w:val="28"/>
              </w:rPr>
              <w:t>0.9792 ± 0.0128</w:t>
            </w:r>
          </w:p>
        </w:tc>
        <w:tc>
          <w:tcPr>
            <w:tcW w:w="16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0A38B74E" w14:textId="77777777" w:rsidR="00F34429" w:rsidRPr="00DE54D2" w:rsidRDefault="00F34429" w:rsidP="00177BC1">
            <w:pPr>
              <w:jc w:val="center"/>
              <w:rPr>
                <w:rFonts w:asciiTheme="minorBidi" w:hAnsiTheme="minorBidi"/>
                <w:color w:val="00B050"/>
                <w:sz w:val="28"/>
              </w:rPr>
            </w:pPr>
            <w:r w:rsidRPr="00DE54D2">
              <w:rPr>
                <w:rFonts w:asciiTheme="minorBidi" w:hAnsiTheme="minorBidi"/>
                <w:color w:val="00B050"/>
                <w:sz w:val="28"/>
              </w:rPr>
              <w:t>0.9835 ± 0.0211</w:t>
            </w:r>
          </w:p>
        </w:tc>
        <w:tc>
          <w:tcPr>
            <w:tcW w:w="16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3CDCF0A5" w14:textId="77777777" w:rsidR="00F34429" w:rsidRPr="00DE54D2" w:rsidRDefault="00F34429" w:rsidP="00177BC1">
            <w:pPr>
              <w:jc w:val="center"/>
              <w:rPr>
                <w:rFonts w:asciiTheme="minorBidi" w:hAnsiTheme="minorBidi"/>
                <w:color w:val="00B050"/>
                <w:sz w:val="28"/>
              </w:rPr>
            </w:pPr>
            <w:r w:rsidRPr="00DE54D2">
              <w:rPr>
                <w:rFonts w:asciiTheme="minorBidi" w:hAnsiTheme="minorBidi"/>
                <w:color w:val="00B050"/>
                <w:sz w:val="28"/>
              </w:rPr>
              <w:t>0.9750 ± 0.0088</w:t>
            </w:r>
          </w:p>
        </w:tc>
      </w:tr>
      <w:tr w:rsidR="00DE54D2" w:rsidRPr="00DE54D2" w14:paraId="14973828" w14:textId="77777777" w:rsidTr="00A9132B">
        <w:trPr>
          <w:jc w:val="center"/>
        </w:trPr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0265802B" w14:textId="77777777" w:rsidR="00F34429" w:rsidRPr="00DE54D2" w:rsidRDefault="00F34429" w:rsidP="0054622D">
            <w:pPr>
              <w:jc w:val="center"/>
              <w:rPr>
                <w:rFonts w:asciiTheme="minorBidi" w:hAnsiTheme="minorBidi"/>
                <w:color w:val="00B050"/>
                <w:sz w:val="28"/>
              </w:rPr>
            </w:pPr>
            <w:r w:rsidRPr="00DE54D2">
              <w:rPr>
                <w:rFonts w:asciiTheme="minorBidi" w:hAnsiTheme="minorBidi"/>
                <w:color w:val="00B050"/>
                <w:sz w:val="28"/>
              </w:rPr>
              <w:t>MobileNetV3-Small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0AF2A5ED" w14:textId="77777777" w:rsidR="00F34429" w:rsidRPr="00DE54D2" w:rsidRDefault="00F34429" w:rsidP="00177BC1">
            <w:pPr>
              <w:jc w:val="center"/>
              <w:rPr>
                <w:rFonts w:asciiTheme="minorBidi" w:hAnsiTheme="minorBidi"/>
                <w:color w:val="00B050"/>
                <w:sz w:val="28"/>
              </w:rPr>
            </w:pPr>
            <w:proofErr w:type="spellStart"/>
            <w:r w:rsidRPr="00DE54D2">
              <w:rPr>
                <w:rFonts w:asciiTheme="minorBidi" w:hAnsiTheme="minorBidi"/>
                <w:color w:val="00B050"/>
                <w:sz w:val="28"/>
              </w:rPr>
              <w:t>gomu_gomu</w:t>
            </w:r>
            <w:proofErr w:type="spellEnd"/>
          </w:p>
        </w:tc>
        <w:tc>
          <w:tcPr>
            <w:tcW w:w="16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19D43755" w14:textId="77777777" w:rsidR="00F34429" w:rsidRPr="00DE54D2" w:rsidRDefault="00F34429" w:rsidP="00177BC1">
            <w:pPr>
              <w:jc w:val="center"/>
              <w:rPr>
                <w:rFonts w:asciiTheme="minorBidi" w:hAnsiTheme="minorBidi"/>
                <w:color w:val="00B050"/>
                <w:sz w:val="28"/>
              </w:rPr>
            </w:pPr>
            <w:r w:rsidRPr="00DE54D2">
              <w:rPr>
                <w:rFonts w:asciiTheme="minorBidi" w:hAnsiTheme="minorBidi"/>
                <w:color w:val="00B050"/>
                <w:sz w:val="28"/>
              </w:rPr>
              <w:t>0.9629 ± 0.0173</w:t>
            </w:r>
          </w:p>
        </w:tc>
        <w:tc>
          <w:tcPr>
            <w:tcW w:w="16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7D5B799B" w14:textId="77777777" w:rsidR="00F34429" w:rsidRPr="00DE54D2" w:rsidRDefault="00F34429" w:rsidP="00177BC1">
            <w:pPr>
              <w:jc w:val="center"/>
              <w:rPr>
                <w:rFonts w:asciiTheme="minorBidi" w:hAnsiTheme="minorBidi"/>
                <w:color w:val="00B050"/>
                <w:sz w:val="28"/>
              </w:rPr>
            </w:pPr>
            <w:r w:rsidRPr="00DE54D2">
              <w:rPr>
                <w:rFonts w:asciiTheme="minorBidi" w:hAnsiTheme="minorBidi"/>
                <w:color w:val="00B050"/>
                <w:sz w:val="28"/>
              </w:rPr>
              <w:t>0.9849 ± 0.0056</w:t>
            </w:r>
          </w:p>
        </w:tc>
        <w:tc>
          <w:tcPr>
            <w:tcW w:w="16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39553320" w14:textId="77777777" w:rsidR="00F34429" w:rsidRPr="00DE54D2" w:rsidRDefault="00F34429" w:rsidP="00177BC1">
            <w:pPr>
              <w:jc w:val="center"/>
              <w:rPr>
                <w:rFonts w:asciiTheme="minorBidi" w:hAnsiTheme="minorBidi"/>
                <w:color w:val="00B050"/>
                <w:sz w:val="28"/>
              </w:rPr>
            </w:pPr>
            <w:r w:rsidRPr="00DE54D2">
              <w:rPr>
                <w:rFonts w:asciiTheme="minorBidi" w:hAnsiTheme="minorBidi"/>
                <w:color w:val="00B050"/>
                <w:sz w:val="28"/>
              </w:rPr>
              <w:t>0.9422 ± 0.0313</w:t>
            </w:r>
          </w:p>
        </w:tc>
      </w:tr>
      <w:tr w:rsidR="00DE54D2" w:rsidRPr="00DE54D2" w14:paraId="712F27F6" w14:textId="77777777" w:rsidTr="00A9132B">
        <w:trPr>
          <w:jc w:val="center"/>
        </w:trPr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8520EBB" w14:textId="77777777" w:rsidR="00F34429" w:rsidRPr="00DE54D2" w:rsidRDefault="00F34429" w:rsidP="0054622D">
            <w:pPr>
              <w:jc w:val="center"/>
              <w:rPr>
                <w:rFonts w:asciiTheme="minorBidi" w:hAnsiTheme="minorBidi"/>
                <w:color w:val="00B050"/>
                <w:sz w:val="28"/>
              </w:rPr>
            </w:pP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4F0BD840" w14:textId="77777777" w:rsidR="00F34429" w:rsidRPr="00DE54D2" w:rsidRDefault="00F34429" w:rsidP="00177BC1">
            <w:pPr>
              <w:jc w:val="center"/>
              <w:rPr>
                <w:rFonts w:asciiTheme="minorBidi" w:hAnsiTheme="minorBidi"/>
                <w:color w:val="00B050"/>
                <w:sz w:val="28"/>
              </w:rPr>
            </w:pPr>
            <w:proofErr w:type="spellStart"/>
            <w:r w:rsidRPr="00DE54D2">
              <w:rPr>
                <w:rFonts w:asciiTheme="minorBidi" w:hAnsiTheme="minorBidi"/>
                <w:color w:val="00B050"/>
                <w:sz w:val="28"/>
              </w:rPr>
              <w:t>mera_mera</w:t>
            </w:r>
            <w:proofErr w:type="spellEnd"/>
          </w:p>
        </w:tc>
        <w:tc>
          <w:tcPr>
            <w:tcW w:w="16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1473F18F" w14:textId="77777777" w:rsidR="00F34429" w:rsidRPr="00DE54D2" w:rsidRDefault="00F34429" w:rsidP="00177BC1">
            <w:pPr>
              <w:jc w:val="center"/>
              <w:rPr>
                <w:rFonts w:asciiTheme="minorBidi" w:hAnsiTheme="minorBidi"/>
                <w:color w:val="00B050"/>
                <w:sz w:val="28"/>
              </w:rPr>
            </w:pPr>
            <w:r w:rsidRPr="00DE54D2">
              <w:rPr>
                <w:rFonts w:asciiTheme="minorBidi" w:hAnsiTheme="minorBidi"/>
                <w:color w:val="00B050"/>
                <w:sz w:val="28"/>
              </w:rPr>
              <w:t>0.9717 ± 0.0111</w:t>
            </w:r>
          </w:p>
        </w:tc>
        <w:tc>
          <w:tcPr>
            <w:tcW w:w="16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3F06BA6A" w14:textId="77777777" w:rsidR="00F34429" w:rsidRPr="00DE54D2" w:rsidRDefault="00F34429" w:rsidP="00177BC1">
            <w:pPr>
              <w:jc w:val="center"/>
              <w:rPr>
                <w:rFonts w:asciiTheme="minorBidi" w:hAnsiTheme="minorBidi"/>
                <w:color w:val="00B050"/>
                <w:sz w:val="28"/>
              </w:rPr>
            </w:pPr>
            <w:r w:rsidRPr="00DE54D2">
              <w:rPr>
                <w:rFonts w:asciiTheme="minorBidi" w:hAnsiTheme="minorBidi"/>
                <w:color w:val="00B050"/>
                <w:sz w:val="28"/>
              </w:rPr>
              <w:t>0.9807 ± 0.0146</w:t>
            </w:r>
          </w:p>
        </w:tc>
        <w:tc>
          <w:tcPr>
            <w:tcW w:w="16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002A4895" w14:textId="77777777" w:rsidR="00F34429" w:rsidRPr="00DE54D2" w:rsidRDefault="00F34429" w:rsidP="00177BC1">
            <w:pPr>
              <w:jc w:val="center"/>
              <w:rPr>
                <w:rFonts w:asciiTheme="minorBidi" w:hAnsiTheme="minorBidi"/>
                <w:color w:val="00B050"/>
                <w:sz w:val="28"/>
              </w:rPr>
            </w:pPr>
            <w:r w:rsidRPr="00DE54D2">
              <w:rPr>
                <w:rFonts w:asciiTheme="minorBidi" w:hAnsiTheme="minorBidi"/>
                <w:color w:val="00B050"/>
                <w:sz w:val="28"/>
              </w:rPr>
              <w:t>0.9630 ± 0.0159</w:t>
            </w:r>
          </w:p>
        </w:tc>
      </w:tr>
      <w:tr w:rsidR="00DE54D2" w:rsidRPr="00DE54D2" w14:paraId="3E00957A" w14:textId="77777777" w:rsidTr="00A9132B">
        <w:trPr>
          <w:jc w:val="center"/>
        </w:trPr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91CEC2D" w14:textId="77777777" w:rsidR="00F34429" w:rsidRPr="00DE54D2" w:rsidRDefault="00F34429" w:rsidP="0054622D">
            <w:pPr>
              <w:jc w:val="center"/>
              <w:rPr>
                <w:rFonts w:asciiTheme="minorBidi" w:hAnsiTheme="minorBidi"/>
                <w:color w:val="00B050"/>
                <w:sz w:val="28"/>
              </w:rPr>
            </w:pP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259D3A1D" w14:textId="77777777" w:rsidR="00F34429" w:rsidRPr="00DE54D2" w:rsidRDefault="00F34429" w:rsidP="00177BC1">
            <w:pPr>
              <w:jc w:val="center"/>
              <w:rPr>
                <w:rFonts w:asciiTheme="minorBidi" w:hAnsiTheme="minorBidi"/>
                <w:color w:val="00B050"/>
                <w:sz w:val="28"/>
              </w:rPr>
            </w:pPr>
            <w:proofErr w:type="spellStart"/>
            <w:r w:rsidRPr="00DE54D2">
              <w:rPr>
                <w:rFonts w:asciiTheme="minorBidi" w:hAnsiTheme="minorBidi"/>
                <w:color w:val="00B050"/>
                <w:sz w:val="28"/>
              </w:rPr>
              <w:t>ope_ope</w:t>
            </w:r>
            <w:proofErr w:type="spellEnd"/>
          </w:p>
        </w:tc>
        <w:tc>
          <w:tcPr>
            <w:tcW w:w="16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1BCB341E" w14:textId="77777777" w:rsidR="00F34429" w:rsidRPr="00DE54D2" w:rsidRDefault="00F34429" w:rsidP="00177BC1">
            <w:pPr>
              <w:jc w:val="center"/>
              <w:rPr>
                <w:rFonts w:asciiTheme="minorBidi" w:hAnsiTheme="minorBidi"/>
                <w:color w:val="00B050"/>
                <w:sz w:val="28"/>
              </w:rPr>
            </w:pPr>
            <w:r w:rsidRPr="00DE54D2">
              <w:rPr>
                <w:rFonts w:asciiTheme="minorBidi" w:hAnsiTheme="minorBidi"/>
                <w:color w:val="00B050"/>
                <w:sz w:val="28"/>
              </w:rPr>
              <w:t>0.9430 ± 0.0149</w:t>
            </w:r>
          </w:p>
        </w:tc>
        <w:tc>
          <w:tcPr>
            <w:tcW w:w="16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5D9B249C" w14:textId="77777777" w:rsidR="00F34429" w:rsidRPr="00DE54D2" w:rsidRDefault="00F34429" w:rsidP="00177BC1">
            <w:pPr>
              <w:jc w:val="center"/>
              <w:rPr>
                <w:rFonts w:asciiTheme="minorBidi" w:hAnsiTheme="minorBidi"/>
                <w:color w:val="00B050"/>
                <w:sz w:val="28"/>
              </w:rPr>
            </w:pPr>
            <w:r w:rsidRPr="00DE54D2">
              <w:rPr>
                <w:rFonts w:asciiTheme="minorBidi" w:hAnsiTheme="minorBidi"/>
                <w:color w:val="00B050"/>
                <w:sz w:val="28"/>
              </w:rPr>
              <w:t>0.9411 ± 0.0248</w:t>
            </w:r>
          </w:p>
        </w:tc>
        <w:tc>
          <w:tcPr>
            <w:tcW w:w="16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23D859FA" w14:textId="77777777" w:rsidR="00F34429" w:rsidRPr="00DE54D2" w:rsidRDefault="00F34429" w:rsidP="00177BC1">
            <w:pPr>
              <w:jc w:val="center"/>
              <w:rPr>
                <w:rFonts w:asciiTheme="minorBidi" w:hAnsiTheme="minorBidi"/>
                <w:color w:val="00B050"/>
                <w:sz w:val="28"/>
              </w:rPr>
            </w:pPr>
            <w:r w:rsidRPr="00DE54D2">
              <w:rPr>
                <w:rFonts w:asciiTheme="minorBidi" w:hAnsiTheme="minorBidi"/>
                <w:color w:val="00B050"/>
                <w:sz w:val="28"/>
              </w:rPr>
              <w:t>0.9452 ± 0.0113</w:t>
            </w:r>
          </w:p>
        </w:tc>
      </w:tr>
      <w:tr w:rsidR="00DE54D2" w:rsidRPr="00DE54D2" w14:paraId="23C76464" w14:textId="77777777" w:rsidTr="00A9132B">
        <w:trPr>
          <w:jc w:val="center"/>
        </w:trPr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7733200" w14:textId="77777777" w:rsidR="00F34429" w:rsidRPr="00DE54D2" w:rsidRDefault="00F34429" w:rsidP="0054622D">
            <w:pPr>
              <w:jc w:val="center"/>
              <w:rPr>
                <w:rFonts w:asciiTheme="minorBidi" w:hAnsiTheme="minorBidi"/>
                <w:color w:val="00B050"/>
                <w:sz w:val="28"/>
              </w:rPr>
            </w:pP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59520B2E" w14:textId="77777777" w:rsidR="00F34429" w:rsidRPr="00DE54D2" w:rsidRDefault="00F34429" w:rsidP="00177BC1">
            <w:pPr>
              <w:jc w:val="center"/>
              <w:rPr>
                <w:rFonts w:asciiTheme="minorBidi" w:hAnsiTheme="minorBidi"/>
                <w:color w:val="00B050"/>
                <w:sz w:val="28"/>
              </w:rPr>
            </w:pPr>
            <w:proofErr w:type="spellStart"/>
            <w:r w:rsidRPr="00DE54D2">
              <w:rPr>
                <w:rFonts w:asciiTheme="minorBidi" w:hAnsiTheme="minorBidi"/>
                <w:color w:val="00B050"/>
                <w:sz w:val="28"/>
              </w:rPr>
              <w:t>yami_yami</w:t>
            </w:r>
            <w:proofErr w:type="spellEnd"/>
          </w:p>
        </w:tc>
        <w:tc>
          <w:tcPr>
            <w:tcW w:w="16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3B83D41B" w14:textId="77777777" w:rsidR="00F34429" w:rsidRPr="00DE54D2" w:rsidRDefault="00F34429" w:rsidP="00177BC1">
            <w:pPr>
              <w:jc w:val="center"/>
              <w:rPr>
                <w:rFonts w:asciiTheme="minorBidi" w:hAnsiTheme="minorBidi"/>
                <w:color w:val="00B050"/>
                <w:sz w:val="28"/>
              </w:rPr>
            </w:pPr>
            <w:r w:rsidRPr="00DE54D2">
              <w:rPr>
                <w:rFonts w:asciiTheme="minorBidi" w:hAnsiTheme="minorBidi"/>
                <w:color w:val="00B050"/>
                <w:sz w:val="28"/>
              </w:rPr>
              <w:t>0.9420 ± 0.0262</w:t>
            </w:r>
          </w:p>
        </w:tc>
        <w:tc>
          <w:tcPr>
            <w:tcW w:w="16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4B6CD4F8" w14:textId="77777777" w:rsidR="00F34429" w:rsidRPr="00DE54D2" w:rsidRDefault="00F34429" w:rsidP="00177BC1">
            <w:pPr>
              <w:jc w:val="center"/>
              <w:rPr>
                <w:rFonts w:asciiTheme="minorBidi" w:hAnsiTheme="minorBidi"/>
                <w:color w:val="00B050"/>
                <w:sz w:val="28"/>
              </w:rPr>
            </w:pPr>
            <w:r w:rsidRPr="00DE54D2">
              <w:rPr>
                <w:rFonts w:asciiTheme="minorBidi" w:hAnsiTheme="minorBidi"/>
                <w:color w:val="00B050"/>
                <w:sz w:val="28"/>
              </w:rPr>
              <w:t>0.8996 ± 0.0426</w:t>
            </w:r>
          </w:p>
        </w:tc>
        <w:tc>
          <w:tcPr>
            <w:tcW w:w="16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2932FAAC" w14:textId="77777777" w:rsidR="00F34429" w:rsidRPr="00DE54D2" w:rsidRDefault="00F34429" w:rsidP="00177BC1">
            <w:pPr>
              <w:jc w:val="center"/>
              <w:rPr>
                <w:rFonts w:asciiTheme="minorBidi" w:hAnsiTheme="minorBidi"/>
                <w:color w:val="00B050"/>
                <w:sz w:val="28"/>
              </w:rPr>
            </w:pPr>
            <w:r w:rsidRPr="00DE54D2">
              <w:rPr>
                <w:rFonts w:asciiTheme="minorBidi" w:hAnsiTheme="minorBidi"/>
                <w:color w:val="00B050"/>
                <w:sz w:val="28"/>
              </w:rPr>
              <w:t>0.9896 ± 0.0110</w:t>
            </w:r>
          </w:p>
        </w:tc>
      </w:tr>
    </w:tbl>
    <w:p w14:paraId="336303E1" w14:textId="77777777" w:rsidR="00667330" w:rsidRDefault="00667330" w:rsidP="00667330">
      <w:pPr>
        <w:rPr>
          <w:rFonts w:asciiTheme="minorBidi" w:hAnsiTheme="minorBidi"/>
          <w:sz w:val="28"/>
        </w:rPr>
      </w:pPr>
    </w:p>
    <w:p w14:paraId="7898A760" w14:textId="77777777" w:rsidR="002B1BDB" w:rsidRPr="00667330" w:rsidRDefault="002B1BDB" w:rsidP="00667330">
      <w:pPr>
        <w:rPr>
          <w:rFonts w:asciiTheme="minorBidi" w:hAnsiTheme="minorBidi"/>
          <w:sz w:val="28"/>
        </w:rPr>
      </w:pPr>
    </w:p>
    <w:p w14:paraId="135A0982" w14:textId="3D7BE74C" w:rsidR="00BC4E54" w:rsidRPr="00DE54D2" w:rsidRDefault="00BC4E54" w:rsidP="00667330">
      <w:pPr>
        <w:ind w:left="360"/>
        <w:jc w:val="center"/>
        <w:rPr>
          <w:color w:val="00B050"/>
        </w:rPr>
      </w:pPr>
      <w:r w:rsidRPr="00DE54D2">
        <w:rPr>
          <w:b/>
          <w:bCs/>
          <w:color w:val="00B050"/>
          <w:cs/>
        </w:rPr>
        <w:t xml:space="preserve">ตารางที่ </w:t>
      </w:r>
      <w:r w:rsidRPr="00DE54D2">
        <w:rPr>
          <w:b/>
          <w:bCs/>
          <w:color w:val="00B050"/>
        </w:rPr>
        <w:t xml:space="preserve">6.4 </w:t>
      </w:r>
      <w:r w:rsidRPr="00DE54D2">
        <w:rPr>
          <w:b/>
          <w:bCs/>
          <w:color w:val="00B050"/>
          <w:cs/>
        </w:rPr>
        <w:t xml:space="preserve">ข ผลแยกรายคลาสของ </w:t>
      </w:r>
      <w:r w:rsidRPr="00DE54D2">
        <w:rPr>
          <w:b/>
          <w:bCs/>
          <w:color w:val="00B050"/>
        </w:rPr>
        <w:t>Selective Unfreeze (test set, mean ± SD, 10 seed)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1700"/>
        <w:gridCol w:w="1675"/>
        <w:gridCol w:w="1675"/>
        <w:gridCol w:w="1676"/>
      </w:tblGrid>
      <w:tr w:rsidR="00DE54D2" w:rsidRPr="00DE54D2" w14:paraId="6D1CCF98" w14:textId="77777777" w:rsidTr="00EB3E1A">
        <w:trPr>
          <w:tblHeader/>
        </w:trPr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DE6F0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02B8EFB" w14:textId="77777777" w:rsidR="00AE5DCB" w:rsidRPr="00DE54D2" w:rsidRDefault="00AE5DCB" w:rsidP="00EB3E1A">
            <w:pPr>
              <w:rPr>
                <w:color w:val="00B050"/>
                <w:sz w:val="28"/>
              </w:rPr>
            </w:pPr>
            <w:r w:rsidRPr="00DE54D2">
              <w:rPr>
                <w:rFonts w:ascii="TH Sarabun New" w:eastAsia="TH Sarabun New" w:hAnsi="TH Sarabun New" w:cs="TH Sarabun New"/>
                <w:b/>
                <w:bCs/>
                <w:color w:val="00B050"/>
                <w:sz w:val="28"/>
              </w:rPr>
              <w:t>Model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DE6F0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218E2FD" w14:textId="77777777" w:rsidR="00AE5DCB" w:rsidRPr="00DE54D2" w:rsidRDefault="00AE5DCB" w:rsidP="00EB3E1A">
            <w:pPr>
              <w:rPr>
                <w:color w:val="00B050"/>
                <w:sz w:val="28"/>
              </w:rPr>
            </w:pPr>
            <w:r w:rsidRPr="00DE54D2">
              <w:rPr>
                <w:rFonts w:ascii="TH Sarabun New" w:eastAsia="TH Sarabun New" w:hAnsi="TH Sarabun New" w:cs="TH Sarabun New"/>
                <w:b/>
                <w:bCs/>
                <w:color w:val="00B050"/>
                <w:sz w:val="28"/>
              </w:rPr>
              <w:t>Class</w:t>
            </w:r>
          </w:p>
        </w:tc>
        <w:tc>
          <w:tcPr>
            <w:tcW w:w="16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DE6F0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FC8D968" w14:textId="77777777" w:rsidR="00AE5DCB" w:rsidRPr="00DE54D2" w:rsidRDefault="00AE5DCB" w:rsidP="00EB3E1A">
            <w:pPr>
              <w:jc w:val="center"/>
              <w:rPr>
                <w:color w:val="00B050"/>
                <w:sz w:val="28"/>
              </w:rPr>
            </w:pPr>
            <w:r w:rsidRPr="00DE54D2">
              <w:rPr>
                <w:rFonts w:ascii="TH Sarabun New" w:eastAsia="TH Sarabun New" w:hAnsi="TH Sarabun New" w:cs="TH Sarabun New"/>
                <w:b/>
                <w:bCs/>
                <w:color w:val="00B050"/>
                <w:sz w:val="28"/>
              </w:rPr>
              <w:t>F1-score</w:t>
            </w:r>
          </w:p>
        </w:tc>
        <w:tc>
          <w:tcPr>
            <w:tcW w:w="16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DE6F0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749364F" w14:textId="77777777" w:rsidR="00AE5DCB" w:rsidRPr="00DE54D2" w:rsidRDefault="00AE5DCB" w:rsidP="00EB3E1A">
            <w:pPr>
              <w:jc w:val="center"/>
              <w:rPr>
                <w:color w:val="00B050"/>
                <w:sz w:val="28"/>
              </w:rPr>
            </w:pPr>
            <w:r w:rsidRPr="00DE54D2">
              <w:rPr>
                <w:rFonts w:ascii="TH Sarabun New" w:eastAsia="TH Sarabun New" w:hAnsi="TH Sarabun New" w:cs="TH Sarabun New"/>
                <w:b/>
                <w:bCs/>
                <w:color w:val="00B050"/>
                <w:sz w:val="28"/>
              </w:rPr>
              <w:t>Precision</w:t>
            </w:r>
          </w:p>
        </w:tc>
        <w:tc>
          <w:tcPr>
            <w:tcW w:w="16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DE6F0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EB55222" w14:textId="77777777" w:rsidR="00AE5DCB" w:rsidRPr="00DE54D2" w:rsidRDefault="00AE5DCB" w:rsidP="00EB3E1A">
            <w:pPr>
              <w:jc w:val="center"/>
              <w:rPr>
                <w:color w:val="00B050"/>
                <w:sz w:val="28"/>
              </w:rPr>
            </w:pPr>
            <w:r w:rsidRPr="00DE54D2">
              <w:rPr>
                <w:rFonts w:ascii="TH Sarabun New" w:eastAsia="TH Sarabun New" w:hAnsi="TH Sarabun New" w:cs="TH Sarabun New"/>
                <w:b/>
                <w:bCs/>
                <w:color w:val="00B050"/>
                <w:sz w:val="28"/>
              </w:rPr>
              <w:t>Recall</w:t>
            </w:r>
          </w:p>
        </w:tc>
      </w:tr>
      <w:tr w:rsidR="00DE54D2" w:rsidRPr="00DE54D2" w14:paraId="0A9D7868" w14:textId="77777777" w:rsidTr="00EB3E1A"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554F3FB" w14:textId="77777777" w:rsidR="00AE5DCB" w:rsidRPr="00DE54D2" w:rsidRDefault="00AE5DCB" w:rsidP="00EB3E1A">
            <w:pPr>
              <w:rPr>
                <w:color w:val="00B050"/>
                <w:sz w:val="28"/>
              </w:rPr>
            </w:pPr>
            <w:r w:rsidRPr="00DE54D2">
              <w:rPr>
                <w:rFonts w:ascii="TH Sarabun New" w:eastAsia="TH Sarabun New" w:hAnsi="TH Sarabun New" w:cs="TH Sarabun New"/>
                <w:color w:val="00B050"/>
                <w:sz w:val="28"/>
              </w:rPr>
              <w:t>ResNet50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7209E1B" w14:textId="77777777" w:rsidR="00AE5DCB" w:rsidRPr="00DE54D2" w:rsidRDefault="00AE5DCB" w:rsidP="00EB3E1A">
            <w:pPr>
              <w:rPr>
                <w:color w:val="00B050"/>
                <w:sz w:val="28"/>
              </w:rPr>
            </w:pPr>
            <w:proofErr w:type="spellStart"/>
            <w:r w:rsidRPr="00DE54D2">
              <w:rPr>
                <w:rFonts w:ascii="TH Sarabun New" w:eastAsia="TH Sarabun New" w:hAnsi="TH Sarabun New" w:cs="TH Sarabun New"/>
                <w:color w:val="00B050"/>
                <w:sz w:val="28"/>
              </w:rPr>
              <w:t>gomu_gomu</w:t>
            </w:r>
            <w:proofErr w:type="spellEnd"/>
          </w:p>
        </w:tc>
        <w:tc>
          <w:tcPr>
            <w:tcW w:w="16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95E34F2" w14:textId="77777777" w:rsidR="00AE5DCB" w:rsidRPr="00DE54D2" w:rsidRDefault="00AE5DCB" w:rsidP="00EB3E1A">
            <w:pPr>
              <w:jc w:val="center"/>
              <w:rPr>
                <w:color w:val="00B050"/>
                <w:sz w:val="28"/>
              </w:rPr>
            </w:pPr>
            <w:r w:rsidRPr="00DE54D2">
              <w:rPr>
                <w:rFonts w:ascii="TH Sarabun New" w:eastAsia="TH Sarabun New" w:hAnsi="TH Sarabun New" w:cs="TH Sarabun New"/>
                <w:color w:val="00B050"/>
                <w:sz w:val="28"/>
              </w:rPr>
              <w:t>0.9905 ± 0.0060</w:t>
            </w:r>
          </w:p>
        </w:tc>
        <w:tc>
          <w:tcPr>
            <w:tcW w:w="16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E21F82A" w14:textId="77777777" w:rsidR="00AE5DCB" w:rsidRPr="00DE54D2" w:rsidRDefault="00AE5DCB" w:rsidP="00EB3E1A">
            <w:pPr>
              <w:jc w:val="center"/>
              <w:rPr>
                <w:color w:val="00B050"/>
                <w:sz w:val="28"/>
              </w:rPr>
            </w:pPr>
            <w:r w:rsidRPr="00DE54D2">
              <w:rPr>
                <w:rFonts w:ascii="TH Sarabun New" w:eastAsia="TH Sarabun New" w:hAnsi="TH Sarabun New" w:cs="TH Sarabun New"/>
                <w:color w:val="00B050"/>
                <w:sz w:val="28"/>
              </w:rPr>
              <w:t>0.9922 ± 0.0054</w:t>
            </w:r>
          </w:p>
        </w:tc>
        <w:tc>
          <w:tcPr>
            <w:tcW w:w="16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83A2B57" w14:textId="77777777" w:rsidR="00AE5DCB" w:rsidRPr="00DE54D2" w:rsidRDefault="00AE5DCB" w:rsidP="00EB3E1A">
            <w:pPr>
              <w:jc w:val="center"/>
              <w:rPr>
                <w:color w:val="00B050"/>
                <w:sz w:val="28"/>
              </w:rPr>
            </w:pPr>
            <w:r w:rsidRPr="00DE54D2">
              <w:rPr>
                <w:rFonts w:ascii="TH Sarabun New" w:eastAsia="TH Sarabun New" w:hAnsi="TH Sarabun New" w:cs="TH Sarabun New"/>
                <w:color w:val="00B050"/>
                <w:sz w:val="28"/>
              </w:rPr>
              <w:t>0.9889 ± 0.0117</w:t>
            </w:r>
          </w:p>
        </w:tc>
      </w:tr>
      <w:tr w:rsidR="00DE54D2" w:rsidRPr="00DE54D2" w14:paraId="5F8ED0AE" w14:textId="77777777" w:rsidTr="00EB3E1A"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620F26A" w14:textId="77777777" w:rsidR="00AE5DCB" w:rsidRPr="00DE54D2" w:rsidRDefault="00AE5DCB" w:rsidP="00EB3E1A">
            <w:pPr>
              <w:rPr>
                <w:color w:val="00B050"/>
                <w:sz w:val="28"/>
              </w:rPr>
            </w:pP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900B508" w14:textId="77777777" w:rsidR="00AE5DCB" w:rsidRPr="00DE54D2" w:rsidRDefault="00AE5DCB" w:rsidP="00EB3E1A">
            <w:pPr>
              <w:rPr>
                <w:color w:val="00B050"/>
                <w:sz w:val="28"/>
              </w:rPr>
            </w:pPr>
            <w:proofErr w:type="spellStart"/>
            <w:r w:rsidRPr="00DE54D2">
              <w:rPr>
                <w:rFonts w:ascii="TH Sarabun New" w:eastAsia="TH Sarabun New" w:hAnsi="TH Sarabun New" w:cs="TH Sarabun New"/>
                <w:color w:val="00B050"/>
                <w:sz w:val="28"/>
              </w:rPr>
              <w:t>mera_mera</w:t>
            </w:r>
            <w:proofErr w:type="spellEnd"/>
          </w:p>
        </w:tc>
        <w:tc>
          <w:tcPr>
            <w:tcW w:w="16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B2DDCA8" w14:textId="77777777" w:rsidR="00AE5DCB" w:rsidRPr="00DE54D2" w:rsidRDefault="00AE5DCB" w:rsidP="00EB3E1A">
            <w:pPr>
              <w:jc w:val="center"/>
              <w:rPr>
                <w:color w:val="00B050"/>
                <w:sz w:val="28"/>
              </w:rPr>
            </w:pPr>
            <w:r w:rsidRPr="00DE54D2">
              <w:rPr>
                <w:rFonts w:ascii="TH Sarabun New" w:eastAsia="TH Sarabun New" w:hAnsi="TH Sarabun New" w:cs="TH Sarabun New"/>
                <w:color w:val="00B050"/>
                <w:sz w:val="28"/>
              </w:rPr>
              <w:t>0.9945 ± 0.0063</w:t>
            </w:r>
          </w:p>
        </w:tc>
        <w:tc>
          <w:tcPr>
            <w:tcW w:w="16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976F052" w14:textId="77777777" w:rsidR="00AE5DCB" w:rsidRPr="00DE54D2" w:rsidRDefault="00AE5DCB" w:rsidP="00EB3E1A">
            <w:pPr>
              <w:jc w:val="center"/>
              <w:rPr>
                <w:color w:val="00B050"/>
                <w:sz w:val="28"/>
              </w:rPr>
            </w:pPr>
            <w:r w:rsidRPr="00DE54D2">
              <w:rPr>
                <w:rFonts w:ascii="TH Sarabun New" w:eastAsia="TH Sarabun New" w:hAnsi="TH Sarabun New" w:cs="TH Sarabun New"/>
                <w:color w:val="00B050"/>
                <w:sz w:val="28"/>
              </w:rPr>
              <w:t>0.9959 ± 0.0066</w:t>
            </w:r>
          </w:p>
        </w:tc>
        <w:tc>
          <w:tcPr>
            <w:tcW w:w="16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2EE6B15" w14:textId="77777777" w:rsidR="00AE5DCB" w:rsidRPr="00DE54D2" w:rsidRDefault="00AE5DCB" w:rsidP="00EB3E1A">
            <w:pPr>
              <w:jc w:val="center"/>
              <w:rPr>
                <w:color w:val="00B050"/>
                <w:sz w:val="28"/>
              </w:rPr>
            </w:pPr>
            <w:r w:rsidRPr="00DE54D2">
              <w:rPr>
                <w:rFonts w:ascii="TH Sarabun New" w:eastAsia="TH Sarabun New" w:hAnsi="TH Sarabun New" w:cs="TH Sarabun New"/>
                <w:color w:val="00B050"/>
                <w:sz w:val="28"/>
              </w:rPr>
              <w:t>0.9932 ± 0.0116</w:t>
            </w:r>
          </w:p>
        </w:tc>
      </w:tr>
      <w:tr w:rsidR="00DE54D2" w:rsidRPr="00DE54D2" w14:paraId="52F9056A" w14:textId="77777777" w:rsidTr="00EB3E1A"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4E88B11" w14:textId="77777777" w:rsidR="00AE5DCB" w:rsidRPr="00DE54D2" w:rsidRDefault="00AE5DCB" w:rsidP="00EB3E1A">
            <w:pPr>
              <w:rPr>
                <w:color w:val="00B050"/>
                <w:sz w:val="28"/>
              </w:rPr>
            </w:pP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82BB535" w14:textId="77777777" w:rsidR="00AE5DCB" w:rsidRPr="00DE54D2" w:rsidRDefault="00AE5DCB" w:rsidP="00EB3E1A">
            <w:pPr>
              <w:rPr>
                <w:color w:val="00B050"/>
                <w:sz w:val="28"/>
              </w:rPr>
            </w:pPr>
            <w:proofErr w:type="spellStart"/>
            <w:r w:rsidRPr="00DE54D2">
              <w:rPr>
                <w:rFonts w:ascii="TH Sarabun New" w:eastAsia="TH Sarabun New" w:hAnsi="TH Sarabun New" w:cs="TH Sarabun New"/>
                <w:color w:val="00B050"/>
                <w:sz w:val="28"/>
              </w:rPr>
              <w:t>ope_ope</w:t>
            </w:r>
            <w:proofErr w:type="spellEnd"/>
          </w:p>
        </w:tc>
        <w:tc>
          <w:tcPr>
            <w:tcW w:w="16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FD3AEA2" w14:textId="77777777" w:rsidR="00AE5DCB" w:rsidRPr="00DE54D2" w:rsidRDefault="00AE5DCB" w:rsidP="00EB3E1A">
            <w:pPr>
              <w:jc w:val="center"/>
              <w:rPr>
                <w:color w:val="00B050"/>
                <w:sz w:val="28"/>
              </w:rPr>
            </w:pPr>
            <w:r w:rsidRPr="00DE54D2">
              <w:rPr>
                <w:rFonts w:ascii="TH Sarabun New" w:eastAsia="TH Sarabun New" w:hAnsi="TH Sarabun New" w:cs="TH Sarabun New"/>
                <w:color w:val="00B050"/>
                <w:sz w:val="28"/>
              </w:rPr>
              <w:t>0.9895 ± 0.0084</w:t>
            </w:r>
          </w:p>
        </w:tc>
        <w:tc>
          <w:tcPr>
            <w:tcW w:w="16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6DF6AC6" w14:textId="77777777" w:rsidR="00AE5DCB" w:rsidRPr="00DE54D2" w:rsidRDefault="00AE5DCB" w:rsidP="00EB3E1A">
            <w:pPr>
              <w:jc w:val="center"/>
              <w:rPr>
                <w:color w:val="00B050"/>
                <w:sz w:val="28"/>
              </w:rPr>
            </w:pPr>
            <w:r w:rsidRPr="00DE54D2">
              <w:rPr>
                <w:rFonts w:ascii="TH Sarabun New" w:eastAsia="TH Sarabun New" w:hAnsi="TH Sarabun New" w:cs="TH Sarabun New"/>
                <w:color w:val="00B050"/>
                <w:sz w:val="28"/>
              </w:rPr>
              <w:t>0.9905 ± 0.0153</w:t>
            </w:r>
          </w:p>
        </w:tc>
        <w:tc>
          <w:tcPr>
            <w:tcW w:w="16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40FF363" w14:textId="77777777" w:rsidR="00AE5DCB" w:rsidRPr="00DE54D2" w:rsidRDefault="00AE5DCB" w:rsidP="00EB3E1A">
            <w:pPr>
              <w:jc w:val="center"/>
              <w:rPr>
                <w:color w:val="00B050"/>
                <w:sz w:val="28"/>
              </w:rPr>
            </w:pPr>
            <w:r w:rsidRPr="00DE54D2">
              <w:rPr>
                <w:rFonts w:ascii="TH Sarabun New" w:eastAsia="TH Sarabun New" w:hAnsi="TH Sarabun New" w:cs="TH Sarabun New"/>
                <w:color w:val="00B050"/>
                <w:sz w:val="28"/>
              </w:rPr>
              <w:t>0.9887 ± 0.0078</w:t>
            </w:r>
          </w:p>
        </w:tc>
      </w:tr>
      <w:tr w:rsidR="00DE54D2" w:rsidRPr="00DE54D2" w14:paraId="1EC54A60" w14:textId="77777777" w:rsidTr="00EB3E1A"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651954A" w14:textId="77777777" w:rsidR="00AE5DCB" w:rsidRPr="00DE54D2" w:rsidRDefault="00AE5DCB" w:rsidP="00EB3E1A">
            <w:pPr>
              <w:rPr>
                <w:color w:val="00B050"/>
                <w:sz w:val="28"/>
              </w:rPr>
            </w:pP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2D9134B" w14:textId="77777777" w:rsidR="00AE5DCB" w:rsidRPr="00DE54D2" w:rsidRDefault="00AE5DCB" w:rsidP="00EB3E1A">
            <w:pPr>
              <w:rPr>
                <w:color w:val="00B050"/>
                <w:sz w:val="28"/>
              </w:rPr>
            </w:pPr>
            <w:proofErr w:type="spellStart"/>
            <w:r w:rsidRPr="00DE54D2">
              <w:rPr>
                <w:rFonts w:ascii="TH Sarabun New" w:eastAsia="TH Sarabun New" w:hAnsi="TH Sarabun New" w:cs="TH Sarabun New"/>
                <w:color w:val="00B050"/>
                <w:sz w:val="28"/>
              </w:rPr>
              <w:t>yami_yami</w:t>
            </w:r>
            <w:proofErr w:type="spellEnd"/>
          </w:p>
        </w:tc>
        <w:tc>
          <w:tcPr>
            <w:tcW w:w="16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CC6152B" w14:textId="77777777" w:rsidR="00AE5DCB" w:rsidRPr="00DE54D2" w:rsidRDefault="00AE5DCB" w:rsidP="00EB3E1A">
            <w:pPr>
              <w:jc w:val="center"/>
              <w:rPr>
                <w:color w:val="00B050"/>
                <w:sz w:val="28"/>
              </w:rPr>
            </w:pPr>
            <w:r w:rsidRPr="00DE54D2">
              <w:rPr>
                <w:rFonts w:ascii="TH Sarabun New" w:eastAsia="TH Sarabun New" w:hAnsi="TH Sarabun New" w:cs="TH Sarabun New"/>
                <w:color w:val="00B050"/>
                <w:sz w:val="28"/>
              </w:rPr>
              <w:t>0.9938 ± 0.0072</w:t>
            </w:r>
          </w:p>
        </w:tc>
        <w:tc>
          <w:tcPr>
            <w:tcW w:w="16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626BBE9" w14:textId="77777777" w:rsidR="00AE5DCB" w:rsidRPr="00DE54D2" w:rsidRDefault="00AE5DCB" w:rsidP="00EB3E1A">
            <w:pPr>
              <w:jc w:val="center"/>
              <w:rPr>
                <w:color w:val="00B050"/>
                <w:sz w:val="28"/>
              </w:rPr>
            </w:pPr>
            <w:r w:rsidRPr="00DE54D2">
              <w:rPr>
                <w:rFonts w:ascii="TH Sarabun New" w:eastAsia="TH Sarabun New" w:hAnsi="TH Sarabun New" w:cs="TH Sarabun New"/>
                <w:color w:val="00B050"/>
                <w:sz w:val="28"/>
              </w:rPr>
              <w:t>0.9878 ± 0.0141</w:t>
            </w:r>
          </w:p>
        </w:tc>
        <w:tc>
          <w:tcPr>
            <w:tcW w:w="16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7039058" w14:textId="77777777" w:rsidR="00AE5DCB" w:rsidRPr="00DE54D2" w:rsidRDefault="00AE5DCB" w:rsidP="00EB3E1A">
            <w:pPr>
              <w:jc w:val="center"/>
              <w:rPr>
                <w:color w:val="00B050"/>
                <w:sz w:val="28"/>
              </w:rPr>
            </w:pPr>
            <w:r w:rsidRPr="00DE54D2">
              <w:rPr>
                <w:rFonts w:ascii="TH Sarabun New" w:eastAsia="TH Sarabun New" w:hAnsi="TH Sarabun New" w:cs="TH Sarabun New"/>
                <w:color w:val="00B050"/>
                <w:sz w:val="28"/>
              </w:rPr>
              <w:t>1.0000 ± 0.0000</w:t>
            </w:r>
          </w:p>
        </w:tc>
      </w:tr>
      <w:tr w:rsidR="00DE54D2" w:rsidRPr="00DE54D2" w14:paraId="1B5BD5F1" w14:textId="77777777" w:rsidTr="00EB3E1A"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1C30684" w14:textId="77777777" w:rsidR="00AE5DCB" w:rsidRPr="00DE54D2" w:rsidRDefault="00AE5DCB" w:rsidP="00EB3E1A">
            <w:pPr>
              <w:rPr>
                <w:color w:val="00B050"/>
                <w:sz w:val="28"/>
              </w:rPr>
            </w:pPr>
            <w:r w:rsidRPr="00DE54D2">
              <w:rPr>
                <w:rFonts w:ascii="TH Sarabun New" w:eastAsia="TH Sarabun New" w:hAnsi="TH Sarabun New" w:cs="TH Sarabun New"/>
                <w:color w:val="00B050"/>
                <w:sz w:val="28"/>
              </w:rPr>
              <w:t>VGG16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1DDADEE" w14:textId="77777777" w:rsidR="00AE5DCB" w:rsidRPr="00DE54D2" w:rsidRDefault="00AE5DCB" w:rsidP="00EB3E1A">
            <w:pPr>
              <w:rPr>
                <w:color w:val="00B050"/>
                <w:sz w:val="28"/>
              </w:rPr>
            </w:pPr>
            <w:proofErr w:type="spellStart"/>
            <w:r w:rsidRPr="00DE54D2">
              <w:rPr>
                <w:rFonts w:ascii="TH Sarabun New" w:eastAsia="TH Sarabun New" w:hAnsi="TH Sarabun New" w:cs="TH Sarabun New"/>
                <w:color w:val="00B050"/>
                <w:sz w:val="28"/>
              </w:rPr>
              <w:t>gomu_gomu</w:t>
            </w:r>
            <w:proofErr w:type="spellEnd"/>
          </w:p>
        </w:tc>
        <w:tc>
          <w:tcPr>
            <w:tcW w:w="16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0662AE0" w14:textId="77777777" w:rsidR="00AE5DCB" w:rsidRPr="00DE54D2" w:rsidRDefault="00AE5DCB" w:rsidP="00EB3E1A">
            <w:pPr>
              <w:jc w:val="center"/>
              <w:rPr>
                <w:color w:val="00B050"/>
                <w:sz w:val="28"/>
              </w:rPr>
            </w:pPr>
            <w:r w:rsidRPr="00DE54D2">
              <w:rPr>
                <w:rFonts w:ascii="TH Sarabun New" w:eastAsia="TH Sarabun New" w:hAnsi="TH Sarabun New" w:cs="TH Sarabun New"/>
                <w:color w:val="00B050"/>
                <w:sz w:val="28"/>
              </w:rPr>
              <w:t>0.9994 ± 0.0017</w:t>
            </w:r>
          </w:p>
        </w:tc>
        <w:tc>
          <w:tcPr>
            <w:tcW w:w="16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A879BAF" w14:textId="77777777" w:rsidR="00AE5DCB" w:rsidRPr="00DE54D2" w:rsidRDefault="00AE5DCB" w:rsidP="00EB3E1A">
            <w:pPr>
              <w:jc w:val="center"/>
              <w:rPr>
                <w:color w:val="00B050"/>
                <w:sz w:val="28"/>
              </w:rPr>
            </w:pPr>
            <w:r w:rsidRPr="00DE54D2">
              <w:rPr>
                <w:rFonts w:ascii="TH Sarabun New" w:eastAsia="TH Sarabun New" w:hAnsi="TH Sarabun New" w:cs="TH Sarabun New"/>
                <w:color w:val="00B050"/>
                <w:sz w:val="28"/>
              </w:rPr>
              <w:t>0.9989 ± 0.0035</w:t>
            </w:r>
          </w:p>
        </w:tc>
        <w:tc>
          <w:tcPr>
            <w:tcW w:w="16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F6C5DEB" w14:textId="77777777" w:rsidR="00AE5DCB" w:rsidRPr="00DE54D2" w:rsidRDefault="00AE5DCB" w:rsidP="00EB3E1A">
            <w:pPr>
              <w:jc w:val="center"/>
              <w:rPr>
                <w:color w:val="00B050"/>
                <w:sz w:val="28"/>
              </w:rPr>
            </w:pPr>
            <w:r w:rsidRPr="00DE54D2">
              <w:rPr>
                <w:rFonts w:ascii="TH Sarabun New" w:eastAsia="TH Sarabun New" w:hAnsi="TH Sarabun New" w:cs="TH Sarabun New"/>
                <w:color w:val="00B050"/>
                <w:sz w:val="28"/>
              </w:rPr>
              <w:t>1.0000 ± 0.0000</w:t>
            </w:r>
          </w:p>
        </w:tc>
      </w:tr>
      <w:tr w:rsidR="00DE54D2" w:rsidRPr="00DE54D2" w14:paraId="65CCD89B" w14:textId="77777777" w:rsidTr="00EB3E1A"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D2B42A9" w14:textId="77777777" w:rsidR="00AE5DCB" w:rsidRPr="00DE54D2" w:rsidRDefault="00AE5DCB" w:rsidP="00EB3E1A">
            <w:pPr>
              <w:rPr>
                <w:color w:val="00B050"/>
                <w:sz w:val="28"/>
              </w:rPr>
            </w:pP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FA92B80" w14:textId="77777777" w:rsidR="00AE5DCB" w:rsidRPr="00DE54D2" w:rsidRDefault="00AE5DCB" w:rsidP="00EB3E1A">
            <w:pPr>
              <w:rPr>
                <w:color w:val="00B050"/>
                <w:sz w:val="28"/>
              </w:rPr>
            </w:pPr>
            <w:proofErr w:type="spellStart"/>
            <w:r w:rsidRPr="00DE54D2">
              <w:rPr>
                <w:rFonts w:ascii="TH Sarabun New" w:eastAsia="TH Sarabun New" w:hAnsi="TH Sarabun New" w:cs="TH Sarabun New"/>
                <w:color w:val="00B050"/>
                <w:sz w:val="28"/>
              </w:rPr>
              <w:t>mera_mera</w:t>
            </w:r>
            <w:proofErr w:type="spellEnd"/>
          </w:p>
        </w:tc>
        <w:tc>
          <w:tcPr>
            <w:tcW w:w="16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7F6D319" w14:textId="77777777" w:rsidR="00AE5DCB" w:rsidRPr="00DE54D2" w:rsidRDefault="00AE5DCB" w:rsidP="00EB3E1A">
            <w:pPr>
              <w:jc w:val="center"/>
              <w:rPr>
                <w:color w:val="00B050"/>
                <w:sz w:val="28"/>
              </w:rPr>
            </w:pPr>
            <w:r w:rsidRPr="00DE54D2">
              <w:rPr>
                <w:rFonts w:ascii="TH Sarabun New" w:eastAsia="TH Sarabun New" w:hAnsi="TH Sarabun New" w:cs="TH Sarabun New"/>
                <w:color w:val="00B050"/>
                <w:sz w:val="28"/>
              </w:rPr>
              <w:t>0.9986 ± 0.0029</w:t>
            </w:r>
          </w:p>
        </w:tc>
        <w:tc>
          <w:tcPr>
            <w:tcW w:w="16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30D3AD3" w14:textId="77777777" w:rsidR="00AE5DCB" w:rsidRPr="00DE54D2" w:rsidRDefault="00AE5DCB" w:rsidP="00EB3E1A">
            <w:pPr>
              <w:jc w:val="center"/>
              <w:rPr>
                <w:color w:val="00B050"/>
                <w:sz w:val="28"/>
              </w:rPr>
            </w:pPr>
            <w:r w:rsidRPr="00DE54D2">
              <w:rPr>
                <w:rFonts w:ascii="TH Sarabun New" w:eastAsia="TH Sarabun New" w:hAnsi="TH Sarabun New" w:cs="TH Sarabun New"/>
                <w:color w:val="00B050"/>
                <w:sz w:val="28"/>
              </w:rPr>
              <w:t>1.0000 ± 0.0000</w:t>
            </w:r>
          </w:p>
        </w:tc>
        <w:tc>
          <w:tcPr>
            <w:tcW w:w="16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D969B34" w14:textId="77777777" w:rsidR="00AE5DCB" w:rsidRPr="00DE54D2" w:rsidRDefault="00AE5DCB" w:rsidP="00EB3E1A">
            <w:pPr>
              <w:jc w:val="center"/>
              <w:rPr>
                <w:color w:val="00B050"/>
                <w:sz w:val="28"/>
              </w:rPr>
            </w:pPr>
            <w:r w:rsidRPr="00DE54D2">
              <w:rPr>
                <w:rFonts w:ascii="TH Sarabun New" w:eastAsia="TH Sarabun New" w:hAnsi="TH Sarabun New" w:cs="TH Sarabun New"/>
                <w:color w:val="00B050"/>
                <w:sz w:val="28"/>
              </w:rPr>
              <w:t>0.9973 ± 0.0058</w:t>
            </w:r>
          </w:p>
        </w:tc>
      </w:tr>
      <w:tr w:rsidR="00DE54D2" w:rsidRPr="00DE54D2" w14:paraId="3F001D8A" w14:textId="77777777" w:rsidTr="00EB3E1A"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E9E8D6B" w14:textId="77777777" w:rsidR="00AE5DCB" w:rsidRPr="00DE54D2" w:rsidRDefault="00AE5DCB" w:rsidP="00EB3E1A">
            <w:pPr>
              <w:rPr>
                <w:color w:val="00B050"/>
                <w:sz w:val="28"/>
              </w:rPr>
            </w:pP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3A43D48" w14:textId="77777777" w:rsidR="00AE5DCB" w:rsidRPr="00DE54D2" w:rsidRDefault="00AE5DCB" w:rsidP="00EB3E1A">
            <w:pPr>
              <w:rPr>
                <w:color w:val="00B050"/>
                <w:sz w:val="28"/>
              </w:rPr>
            </w:pPr>
            <w:proofErr w:type="spellStart"/>
            <w:r w:rsidRPr="00DE54D2">
              <w:rPr>
                <w:rFonts w:ascii="TH Sarabun New" w:eastAsia="TH Sarabun New" w:hAnsi="TH Sarabun New" w:cs="TH Sarabun New"/>
                <w:color w:val="00B050"/>
                <w:sz w:val="28"/>
              </w:rPr>
              <w:t>ope_ope</w:t>
            </w:r>
            <w:proofErr w:type="spellEnd"/>
          </w:p>
        </w:tc>
        <w:tc>
          <w:tcPr>
            <w:tcW w:w="16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ECFACEC" w14:textId="77777777" w:rsidR="00AE5DCB" w:rsidRPr="00DE54D2" w:rsidRDefault="00AE5DCB" w:rsidP="00EB3E1A">
            <w:pPr>
              <w:jc w:val="center"/>
              <w:rPr>
                <w:color w:val="00B050"/>
                <w:sz w:val="28"/>
              </w:rPr>
            </w:pPr>
            <w:r w:rsidRPr="00DE54D2">
              <w:rPr>
                <w:rFonts w:ascii="TH Sarabun New" w:eastAsia="TH Sarabun New" w:hAnsi="TH Sarabun New" w:cs="TH Sarabun New"/>
                <w:color w:val="00B050"/>
                <w:sz w:val="28"/>
              </w:rPr>
              <w:t>0.9911 ± 0.0025</w:t>
            </w:r>
          </w:p>
        </w:tc>
        <w:tc>
          <w:tcPr>
            <w:tcW w:w="16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029DBA9" w14:textId="77777777" w:rsidR="00AE5DCB" w:rsidRPr="00DE54D2" w:rsidRDefault="00AE5DCB" w:rsidP="00EB3E1A">
            <w:pPr>
              <w:jc w:val="center"/>
              <w:rPr>
                <w:color w:val="00B050"/>
                <w:sz w:val="28"/>
              </w:rPr>
            </w:pPr>
            <w:r w:rsidRPr="00DE54D2">
              <w:rPr>
                <w:rFonts w:ascii="TH Sarabun New" w:eastAsia="TH Sarabun New" w:hAnsi="TH Sarabun New" w:cs="TH Sarabun New"/>
                <w:color w:val="00B050"/>
                <w:sz w:val="28"/>
              </w:rPr>
              <w:t>0.9984 ± 0.0051</w:t>
            </w:r>
          </w:p>
        </w:tc>
        <w:tc>
          <w:tcPr>
            <w:tcW w:w="16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0DCBB09" w14:textId="77777777" w:rsidR="00AE5DCB" w:rsidRPr="00DE54D2" w:rsidRDefault="00AE5DCB" w:rsidP="00EB3E1A">
            <w:pPr>
              <w:jc w:val="center"/>
              <w:rPr>
                <w:color w:val="00B050"/>
                <w:sz w:val="28"/>
              </w:rPr>
            </w:pPr>
            <w:r w:rsidRPr="00DE54D2">
              <w:rPr>
                <w:rFonts w:ascii="TH Sarabun New" w:eastAsia="TH Sarabun New" w:hAnsi="TH Sarabun New" w:cs="TH Sarabun New"/>
                <w:color w:val="00B050"/>
                <w:sz w:val="28"/>
              </w:rPr>
              <w:t>0.9839 ± 0.0000</w:t>
            </w:r>
          </w:p>
        </w:tc>
      </w:tr>
      <w:tr w:rsidR="00DE54D2" w:rsidRPr="00DE54D2" w14:paraId="61984FFD" w14:textId="77777777" w:rsidTr="00EB3E1A"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27A05BD" w14:textId="77777777" w:rsidR="00AE5DCB" w:rsidRPr="00DE54D2" w:rsidRDefault="00AE5DCB" w:rsidP="00EB3E1A">
            <w:pPr>
              <w:rPr>
                <w:color w:val="00B050"/>
                <w:sz w:val="28"/>
              </w:rPr>
            </w:pP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E3AC588" w14:textId="77777777" w:rsidR="00AE5DCB" w:rsidRPr="00DE54D2" w:rsidRDefault="00AE5DCB" w:rsidP="00EB3E1A">
            <w:pPr>
              <w:rPr>
                <w:color w:val="00B050"/>
                <w:sz w:val="28"/>
              </w:rPr>
            </w:pPr>
            <w:proofErr w:type="spellStart"/>
            <w:r w:rsidRPr="00DE54D2">
              <w:rPr>
                <w:rFonts w:ascii="TH Sarabun New" w:eastAsia="TH Sarabun New" w:hAnsi="TH Sarabun New" w:cs="TH Sarabun New"/>
                <w:color w:val="00B050"/>
                <w:sz w:val="28"/>
              </w:rPr>
              <w:t>yami_yami</w:t>
            </w:r>
            <w:proofErr w:type="spellEnd"/>
          </w:p>
        </w:tc>
        <w:tc>
          <w:tcPr>
            <w:tcW w:w="16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FB8A9C8" w14:textId="77777777" w:rsidR="00AE5DCB" w:rsidRPr="00DE54D2" w:rsidRDefault="00AE5DCB" w:rsidP="00EB3E1A">
            <w:pPr>
              <w:jc w:val="center"/>
              <w:rPr>
                <w:color w:val="00B050"/>
                <w:sz w:val="28"/>
              </w:rPr>
            </w:pPr>
            <w:r w:rsidRPr="00DE54D2">
              <w:rPr>
                <w:rFonts w:ascii="TH Sarabun New" w:eastAsia="TH Sarabun New" w:hAnsi="TH Sarabun New" w:cs="TH Sarabun New"/>
                <w:color w:val="00B050"/>
                <w:sz w:val="28"/>
              </w:rPr>
              <w:t>0.9897 ± 0.0000</w:t>
            </w:r>
          </w:p>
        </w:tc>
        <w:tc>
          <w:tcPr>
            <w:tcW w:w="16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A56310C" w14:textId="77777777" w:rsidR="00AE5DCB" w:rsidRPr="00DE54D2" w:rsidRDefault="00AE5DCB" w:rsidP="00EB3E1A">
            <w:pPr>
              <w:jc w:val="center"/>
              <w:rPr>
                <w:color w:val="00B050"/>
                <w:sz w:val="28"/>
              </w:rPr>
            </w:pPr>
            <w:r w:rsidRPr="00DE54D2">
              <w:rPr>
                <w:rFonts w:ascii="TH Sarabun New" w:eastAsia="TH Sarabun New" w:hAnsi="TH Sarabun New" w:cs="TH Sarabun New"/>
                <w:color w:val="00B050"/>
                <w:sz w:val="28"/>
              </w:rPr>
              <w:t>0.9796 ± 0.0000</w:t>
            </w:r>
          </w:p>
        </w:tc>
        <w:tc>
          <w:tcPr>
            <w:tcW w:w="16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7A49FEE" w14:textId="77777777" w:rsidR="00AE5DCB" w:rsidRPr="00DE54D2" w:rsidRDefault="00AE5DCB" w:rsidP="00EB3E1A">
            <w:pPr>
              <w:jc w:val="center"/>
              <w:rPr>
                <w:color w:val="00B050"/>
                <w:sz w:val="28"/>
              </w:rPr>
            </w:pPr>
            <w:r w:rsidRPr="00DE54D2">
              <w:rPr>
                <w:rFonts w:ascii="TH Sarabun New" w:eastAsia="TH Sarabun New" w:hAnsi="TH Sarabun New" w:cs="TH Sarabun New"/>
                <w:color w:val="00B050"/>
                <w:sz w:val="28"/>
              </w:rPr>
              <w:t>1.0000 ± 0.0000</w:t>
            </w:r>
          </w:p>
        </w:tc>
      </w:tr>
      <w:tr w:rsidR="00DE54D2" w:rsidRPr="00DE54D2" w14:paraId="1A08A0AF" w14:textId="77777777" w:rsidTr="00EB3E1A"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B4197A5" w14:textId="77777777" w:rsidR="00AE5DCB" w:rsidRPr="00DE54D2" w:rsidRDefault="00AE5DCB" w:rsidP="00EB3E1A">
            <w:pPr>
              <w:rPr>
                <w:color w:val="00B050"/>
                <w:sz w:val="28"/>
              </w:rPr>
            </w:pPr>
            <w:r w:rsidRPr="00DE54D2">
              <w:rPr>
                <w:rFonts w:ascii="TH Sarabun New" w:eastAsia="TH Sarabun New" w:hAnsi="TH Sarabun New" w:cs="TH Sarabun New"/>
                <w:color w:val="00B050"/>
                <w:sz w:val="28"/>
              </w:rPr>
              <w:t>EfficientNet-B0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E635CA7" w14:textId="77777777" w:rsidR="00AE5DCB" w:rsidRPr="00DE54D2" w:rsidRDefault="00AE5DCB" w:rsidP="00EB3E1A">
            <w:pPr>
              <w:rPr>
                <w:color w:val="00B050"/>
                <w:sz w:val="28"/>
              </w:rPr>
            </w:pPr>
            <w:proofErr w:type="spellStart"/>
            <w:r w:rsidRPr="00DE54D2">
              <w:rPr>
                <w:rFonts w:ascii="TH Sarabun New" w:eastAsia="TH Sarabun New" w:hAnsi="TH Sarabun New" w:cs="TH Sarabun New"/>
                <w:color w:val="00B050"/>
                <w:sz w:val="28"/>
              </w:rPr>
              <w:t>gomu_gomu</w:t>
            </w:r>
            <w:proofErr w:type="spellEnd"/>
          </w:p>
        </w:tc>
        <w:tc>
          <w:tcPr>
            <w:tcW w:w="16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4E61FA1" w14:textId="77777777" w:rsidR="00AE5DCB" w:rsidRPr="00DE54D2" w:rsidRDefault="00AE5DCB" w:rsidP="00EB3E1A">
            <w:pPr>
              <w:jc w:val="center"/>
              <w:rPr>
                <w:color w:val="00B050"/>
                <w:sz w:val="28"/>
              </w:rPr>
            </w:pPr>
            <w:r w:rsidRPr="00DE54D2">
              <w:rPr>
                <w:rFonts w:ascii="TH Sarabun New" w:eastAsia="TH Sarabun New" w:hAnsi="TH Sarabun New" w:cs="TH Sarabun New"/>
                <w:color w:val="00B050"/>
                <w:sz w:val="28"/>
              </w:rPr>
              <w:t>0.9825 ± 0.0080</w:t>
            </w:r>
          </w:p>
        </w:tc>
        <w:tc>
          <w:tcPr>
            <w:tcW w:w="16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B58165D" w14:textId="77777777" w:rsidR="00AE5DCB" w:rsidRPr="00DE54D2" w:rsidRDefault="00AE5DCB" w:rsidP="00EB3E1A">
            <w:pPr>
              <w:jc w:val="center"/>
              <w:rPr>
                <w:color w:val="00B050"/>
                <w:sz w:val="28"/>
              </w:rPr>
            </w:pPr>
            <w:r w:rsidRPr="00DE54D2">
              <w:rPr>
                <w:rFonts w:ascii="TH Sarabun New" w:eastAsia="TH Sarabun New" w:hAnsi="TH Sarabun New" w:cs="TH Sarabun New"/>
                <w:color w:val="00B050"/>
                <w:sz w:val="28"/>
              </w:rPr>
              <w:t>0.9944 ± 0.0059</w:t>
            </w:r>
          </w:p>
        </w:tc>
        <w:tc>
          <w:tcPr>
            <w:tcW w:w="16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D5ED46F" w14:textId="77777777" w:rsidR="00AE5DCB" w:rsidRPr="00DE54D2" w:rsidRDefault="00AE5DCB" w:rsidP="00EB3E1A">
            <w:pPr>
              <w:jc w:val="center"/>
              <w:rPr>
                <w:color w:val="00B050"/>
                <w:sz w:val="28"/>
              </w:rPr>
            </w:pPr>
            <w:r w:rsidRPr="00DE54D2">
              <w:rPr>
                <w:rFonts w:ascii="TH Sarabun New" w:eastAsia="TH Sarabun New" w:hAnsi="TH Sarabun New" w:cs="TH Sarabun New"/>
                <w:color w:val="00B050"/>
                <w:sz w:val="28"/>
              </w:rPr>
              <w:t>0.9711 ± 0.0190</w:t>
            </w:r>
          </w:p>
        </w:tc>
      </w:tr>
      <w:tr w:rsidR="00DE54D2" w:rsidRPr="00DE54D2" w14:paraId="3256432A" w14:textId="77777777" w:rsidTr="00EB3E1A"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80924CD" w14:textId="77777777" w:rsidR="00AE5DCB" w:rsidRPr="00DE54D2" w:rsidRDefault="00AE5DCB" w:rsidP="00EB3E1A">
            <w:pPr>
              <w:rPr>
                <w:color w:val="00B050"/>
                <w:sz w:val="28"/>
              </w:rPr>
            </w:pP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1D5B465" w14:textId="77777777" w:rsidR="00AE5DCB" w:rsidRPr="00DE54D2" w:rsidRDefault="00AE5DCB" w:rsidP="00EB3E1A">
            <w:pPr>
              <w:rPr>
                <w:color w:val="00B050"/>
                <w:sz w:val="28"/>
              </w:rPr>
            </w:pPr>
            <w:proofErr w:type="spellStart"/>
            <w:r w:rsidRPr="00DE54D2">
              <w:rPr>
                <w:rFonts w:ascii="TH Sarabun New" w:eastAsia="TH Sarabun New" w:hAnsi="TH Sarabun New" w:cs="TH Sarabun New"/>
                <w:color w:val="00B050"/>
                <w:sz w:val="28"/>
              </w:rPr>
              <w:t>mera_mera</w:t>
            </w:r>
            <w:proofErr w:type="spellEnd"/>
          </w:p>
        </w:tc>
        <w:tc>
          <w:tcPr>
            <w:tcW w:w="16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E76846C" w14:textId="77777777" w:rsidR="00AE5DCB" w:rsidRPr="00DE54D2" w:rsidRDefault="00AE5DCB" w:rsidP="00EB3E1A">
            <w:pPr>
              <w:jc w:val="center"/>
              <w:rPr>
                <w:color w:val="00B050"/>
                <w:sz w:val="28"/>
              </w:rPr>
            </w:pPr>
            <w:r w:rsidRPr="00DE54D2">
              <w:rPr>
                <w:rFonts w:ascii="TH Sarabun New" w:eastAsia="TH Sarabun New" w:hAnsi="TH Sarabun New" w:cs="TH Sarabun New"/>
                <w:color w:val="00B050"/>
                <w:sz w:val="28"/>
              </w:rPr>
              <w:t>0.9850 ± 0.0111</w:t>
            </w:r>
          </w:p>
        </w:tc>
        <w:tc>
          <w:tcPr>
            <w:tcW w:w="16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3C2F549" w14:textId="77777777" w:rsidR="00AE5DCB" w:rsidRPr="00DE54D2" w:rsidRDefault="00AE5DCB" w:rsidP="00EB3E1A">
            <w:pPr>
              <w:jc w:val="center"/>
              <w:rPr>
                <w:color w:val="00B050"/>
                <w:sz w:val="28"/>
              </w:rPr>
            </w:pPr>
            <w:r w:rsidRPr="00DE54D2">
              <w:rPr>
                <w:rFonts w:ascii="TH Sarabun New" w:eastAsia="TH Sarabun New" w:hAnsi="TH Sarabun New" w:cs="TH Sarabun New"/>
                <w:color w:val="00B050"/>
                <w:sz w:val="28"/>
              </w:rPr>
              <w:t>0.9824 ± 0.0143</w:t>
            </w:r>
          </w:p>
        </w:tc>
        <w:tc>
          <w:tcPr>
            <w:tcW w:w="16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948A106" w14:textId="77777777" w:rsidR="00AE5DCB" w:rsidRPr="00DE54D2" w:rsidRDefault="00AE5DCB" w:rsidP="00EB3E1A">
            <w:pPr>
              <w:jc w:val="center"/>
              <w:rPr>
                <w:color w:val="00B050"/>
                <w:sz w:val="28"/>
              </w:rPr>
            </w:pPr>
            <w:r w:rsidRPr="00DE54D2">
              <w:rPr>
                <w:rFonts w:ascii="TH Sarabun New" w:eastAsia="TH Sarabun New" w:hAnsi="TH Sarabun New" w:cs="TH Sarabun New"/>
                <w:color w:val="00B050"/>
                <w:sz w:val="28"/>
              </w:rPr>
              <w:t>0.9877 ± 0.0136</w:t>
            </w:r>
          </w:p>
        </w:tc>
      </w:tr>
      <w:tr w:rsidR="00DE54D2" w:rsidRPr="00DE54D2" w14:paraId="209E6E2F" w14:textId="77777777" w:rsidTr="00EB3E1A"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25B6FE2" w14:textId="77777777" w:rsidR="00AE5DCB" w:rsidRPr="00DE54D2" w:rsidRDefault="00AE5DCB" w:rsidP="00EB3E1A">
            <w:pPr>
              <w:rPr>
                <w:color w:val="00B050"/>
                <w:sz w:val="28"/>
              </w:rPr>
            </w:pP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8E011D5" w14:textId="77777777" w:rsidR="00AE5DCB" w:rsidRPr="00DE54D2" w:rsidRDefault="00AE5DCB" w:rsidP="00EB3E1A">
            <w:pPr>
              <w:rPr>
                <w:color w:val="00B050"/>
                <w:sz w:val="28"/>
              </w:rPr>
            </w:pPr>
            <w:proofErr w:type="spellStart"/>
            <w:r w:rsidRPr="00DE54D2">
              <w:rPr>
                <w:rFonts w:ascii="TH Sarabun New" w:eastAsia="TH Sarabun New" w:hAnsi="TH Sarabun New" w:cs="TH Sarabun New"/>
                <w:color w:val="00B050"/>
                <w:sz w:val="28"/>
              </w:rPr>
              <w:t>ope_ope</w:t>
            </w:r>
            <w:proofErr w:type="spellEnd"/>
          </w:p>
        </w:tc>
        <w:tc>
          <w:tcPr>
            <w:tcW w:w="16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7190553" w14:textId="77777777" w:rsidR="00AE5DCB" w:rsidRPr="00DE54D2" w:rsidRDefault="00AE5DCB" w:rsidP="00EB3E1A">
            <w:pPr>
              <w:jc w:val="center"/>
              <w:rPr>
                <w:color w:val="00B050"/>
                <w:sz w:val="28"/>
              </w:rPr>
            </w:pPr>
            <w:r w:rsidRPr="00DE54D2">
              <w:rPr>
                <w:rFonts w:ascii="TH Sarabun New" w:eastAsia="TH Sarabun New" w:hAnsi="TH Sarabun New" w:cs="TH Sarabun New"/>
                <w:color w:val="00B050"/>
                <w:sz w:val="28"/>
              </w:rPr>
              <w:t>0.9823 ± 0.0111</w:t>
            </w:r>
          </w:p>
        </w:tc>
        <w:tc>
          <w:tcPr>
            <w:tcW w:w="16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5EE1F30" w14:textId="77777777" w:rsidR="00AE5DCB" w:rsidRPr="00DE54D2" w:rsidRDefault="00AE5DCB" w:rsidP="00EB3E1A">
            <w:pPr>
              <w:jc w:val="center"/>
              <w:rPr>
                <w:color w:val="00B050"/>
                <w:sz w:val="28"/>
              </w:rPr>
            </w:pPr>
            <w:r w:rsidRPr="00DE54D2">
              <w:rPr>
                <w:rFonts w:ascii="TH Sarabun New" w:eastAsia="TH Sarabun New" w:hAnsi="TH Sarabun New" w:cs="TH Sarabun New"/>
                <w:color w:val="00B050"/>
                <w:sz w:val="28"/>
              </w:rPr>
              <w:t>0.9809 ± 0.0178</w:t>
            </w:r>
          </w:p>
        </w:tc>
        <w:tc>
          <w:tcPr>
            <w:tcW w:w="16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B2F4CB4" w14:textId="77777777" w:rsidR="00AE5DCB" w:rsidRPr="00DE54D2" w:rsidRDefault="00AE5DCB" w:rsidP="00EB3E1A">
            <w:pPr>
              <w:jc w:val="center"/>
              <w:rPr>
                <w:color w:val="00B050"/>
                <w:sz w:val="28"/>
              </w:rPr>
            </w:pPr>
            <w:r w:rsidRPr="00DE54D2">
              <w:rPr>
                <w:rFonts w:ascii="TH Sarabun New" w:eastAsia="TH Sarabun New" w:hAnsi="TH Sarabun New" w:cs="TH Sarabun New"/>
                <w:color w:val="00B050"/>
                <w:sz w:val="28"/>
              </w:rPr>
              <w:t>0.9839 ± 0.0076</w:t>
            </w:r>
          </w:p>
        </w:tc>
      </w:tr>
      <w:tr w:rsidR="00DE54D2" w:rsidRPr="00DE54D2" w14:paraId="2B7CA30D" w14:textId="77777777" w:rsidTr="00EB3E1A"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8F5BDEA" w14:textId="77777777" w:rsidR="00AE5DCB" w:rsidRPr="00DE54D2" w:rsidRDefault="00AE5DCB" w:rsidP="00EB3E1A">
            <w:pPr>
              <w:rPr>
                <w:color w:val="00B050"/>
                <w:sz w:val="28"/>
              </w:rPr>
            </w:pP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683A6BC" w14:textId="77777777" w:rsidR="00AE5DCB" w:rsidRPr="00DE54D2" w:rsidRDefault="00AE5DCB" w:rsidP="00EB3E1A">
            <w:pPr>
              <w:rPr>
                <w:color w:val="00B050"/>
                <w:sz w:val="28"/>
              </w:rPr>
            </w:pPr>
            <w:proofErr w:type="spellStart"/>
            <w:r w:rsidRPr="00DE54D2">
              <w:rPr>
                <w:rFonts w:ascii="TH Sarabun New" w:eastAsia="TH Sarabun New" w:hAnsi="TH Sarabun New" w:cs="TH Sarabun New"/>
                <w:color w:val="00B050"/>
                <w:sz w:val="28"/>
              </w:rPr>
              <w:t>yami_yami</w:t>
            </w:r>
            <w:proofErr w:type="spellEnd"/>
          </w:p>
        </w:tc>
        <w:tc>
          <w:tcPr>
            <w:tcW w:w="16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3A01CFE" w14:textId="77777777" w:rsidR="00AE5DCB" w:rsidRPr="00DE54D2" w:rsidRDefault="00AE5DCB" w:rsidP="00EB3E1A">
            <w:pPr>
              <w:jc w:val="center"/>
              <w:rPr>
                <w:color w:val="00B050"/>
                <w:sz w:val="28"/>
              </w:rPr>
            </w:pPr>
            <w:r w:rsidRPr="00DE54D2">
              <w:rPr>
                <w:rFonts w:ascii="TH Sarabun New" w:eastAsia="TH Sarabun New" w:hAnsi="TH Sarabun New" w:cs="TH Sarabun New"/>
                <w:color w:val="00B050"/>
                <w:sz w:val="28"/>
              </w:rPr>
              <w:t>0.9848 ± 0.0157</w:t>
            </w:r>
          </w:p>
        </w:tc>
        <w:tc>
          <w:tcPr>
            <w:tcW w:w="16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084F392" w14:textId="77777777" w:rsidR="00AE5DCB" w:rsidRPr="00DE54D2" w:rsidRDefault="00AE5DCB" w:rsidP="00EB3E1A">
            <w:pPr>
              <w:jc w:val="center"/>
              <w:rPr>
                <w:color w:val="00B050"/>
                <w:sz w:val="28"/>
              </w:rPr>
            </w:pPr>
            <w:r w:rsidRPr="00DE54D2">
              <w:rPr>
                <w:rFonts w:ascii="TH Sarabun New" w:eastAsia="TH Sarabun New" w:hAnsi="TH Sarabun New" w:cs="TH Sarabun New"/>
                <w:color w:val="00B050"/>
                <w:sz w:val="28"/>
              </w:rPr>
              <w:t>0.9706 ± 0.0301</w:t>
            </w:r>
          </w:p>
        </w:tc>
        <w:tc>
          <w:tcPr>
            <w:tcW w:w="16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78103D3" w14:textId="77777777" w:rsidR="00AE5DCB" w:rsidRPr="00DE54D2" w:rsidRDefault="00AE5DCB" w:rsidP="00EB3E1A">
            <w:pPr>
              <w:jc w:val="center"/>
              <w:rPr>
                <w:color w:val="00B050"/>
                <w:sz w:val="28"/>
              </w:rPr>
            </w:pPr>
            <w:r w:rsidRPr="00DE54D2">
              <w:rPr>
                <w:rFonts w:ascii="TH Sarabun New" w:eastAsia="TH Sarabun New" w:hAnsi="TH Sarabun New" w:cs="TH Sarabun New"/>
                <w:color w:val="00B050"/>
                <w:sz w:val="28"/>
              </w:rPr>
              <w:t>1.0000 ± 0.0000</w:t>
            </w:r>
          </w:p>
        </w:tc>
      </w:tr>
      <w:tr w:rsidR="00DE54D2" w:rsidRPr="00DE54D2" w14:paraId="103153F1" w14:textId="77777777" w:rsidTr="00EB3E1A"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787E4B0" w14:textId="77777777" w:rsidR="00AE5DCB" w:rsidRPr="00DE54D2" w:rsidRDefault="00AE5DCB" w:rsidP="00EB3E1A">
            <w:pPr>
              <w:rPr>
                <w:color w:val="00B050"/>
                <w:sz w:val="28"/>
              </w:rPr>
            </w:pPr>
            <w:r w:rsidRPr="00DE54D2">
              <w:rPr>
                <w:rFonts w:ascii="TH Sarabun New" w:eastAsia="TH Sarabun New" w:hAnsi="TH Sarabun New" w:cs="TH Sarabun New"/>
                <w:color w:val="00B050"/>
                <w:sz w:val="28"/>
              </w:rPr>
              <w:t>MobileNetV3-Small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35D3244" w14:textId="77777777" w:rsidR="00AE5DCB" w:rsidRPr="00DE54D2" w:rsidRDefault="00AE5DCB" w:rsidP="00EB3E1A">
            <w:pPr>
              <w:rPr>
                <w:color w:val="00B050"/>
                <w:sz w:val="28"/>
              </w:rPr>
            </w:pPr>
            <w:proofErr w:type="spellStart"/>
            <w:r w:rsidRPr="00DE54D2">
              <w:rPr>
                <w:rFonts w:ascii="TH Sarabun New" w:eastAsia="TH Sarabun New" w:hAnsi="TH Sarabun New" w:cs="TH Sarabun New"/>
                <w:color w:val="00B050"/>
                <w:sz w:val="28"/>
              </w:rPr>
              <w:t>gomu_gomu</w:t>
            </w:r>
            <w:proofErr w:type="spellEnd"/>
          </w:p>
        </w:tc>
        <w:tc>
          <w:tcPr>
            <w:tcW w:w="16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95E3DFD" w14:textId="77777777" w:rsidR="00AE5DCB" w:rsidRPr="00DE54D2" w:rsidRDefault="00AE5DCB" w:rsidP="00EB3E1A">
            <w:pPr>
              <w:jc w:val="center"/>
              <w:rPr>
                <w:color w:val="00B050"/>
                <w:sz w:val="28"/>
              </w:rPr>
            </w:pPr>
            <w:r w:rsidRPr="00DE54D2">
              <w:rPr>
                <w:rFonts w:ascii="TH Sarabun New" w:eastAsia="TH Sarabun New" w:hAnsi="TH Sarabun New" w:cs="TH Sarabun New"/>
                <w:color w:val="00B050"/>
                <w:sz w:val="28"/>
              </w:rPr>
              <w:t>0.9922 ± 0.0039</w:t>
            </w:r>
          </w:p>
        </w:tc>
        <w:tc>
          <w:tcPr>
            <w:tcW w:w="16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F7CB9DF" w14:textId="77777777" w:rsidR="00AE5DCB" w:rsidRPr="00DE54D2" w:rsidRDefault="00AE5DCB" w:rsidP="00EB3E1A">
            <w:pPr>
              <w:jc w:val="center"/>
              <w:rPr>
                <w:color w:val="00B050"/>
                <w:sz w:val="28"/>
              </w:rPr>
            </w:pPr>
            <w:r w:rsidRPr="00DE54D2">
              <w:rPr>
                <w:rFonts w:ascii="TH Sarabun New" w:eastAsia="TH Sarabun New" w:hAnsi="TH Sarabun New" w:cs="TH Sarabun New"/>
                <w:color w:val="00B050"/>
                <w:sz w:val="28"/>
              </w:rPr>
              <w:t>0.9967 ± 0.0074</w:t>
            </w:r>
          </w:p>
        </w:tc>
        <w:tc>
          <w:tcPr>
            <w:tcW w:w="16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EF38B3B" w14:textId="77777777" w:rsidR="00AE5DCB" w:rsidRPr="00DE54D2" w:rsidRDefault="00AE5DCB" w:rsidP="00EB3E1A">
            <w:pPr>
              <w:jc w:val="center"/>
              <w:rPr>
                <w:color w:val="00B050"/>
                <w:sz w:val="28"/>
              </w:rPr>
            </w:pPr>
            <w:r w:rsidRPr="00DE54D2">
              <w:rPr>
                <w:rFonts w:ascii="TH Sarabun New" w:eastAsia="TH Sarabun New" w:hAnsi="TH Sarabun New" w:cs="TH Sarabun New"/>
                <w:color w:val="00B050"/>
                <w:sz w:val="28"/>
              </w:rPr>
              <w:t>0.9878 ± 0.0063</w:t>
            </w:r>
          </w:p>
        </w:tc>
      </w:tr>
      <w:tr w:rsidR="00DE54D2" w:rsidRPr="00DE54D2" w14:paraId="37332B83" w14:textId="77777777" w:rsidTr="00EB3E1A"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F6E019E" w14:textId="77777777" w:rsidR="00AE5DCB" w:rsidRPr="00DE54D2" w:rsidRDefault="00AE5DCB" w:rsidP="00EB3E1A">
            <w:pPr>
              <w:rPr>
                <w:color w:val="00B050"/>
                <w:sz w:val="28"/>
              </w:rPr>
            </w:pP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A40E5A9" w14:textId="77777777" w:rsidR="00AE5DCB" w:rsidRPr="00DE54D2" w:rsidRDefault="00AE5DCB" w:rsidP="00EB3E1A">
            <w:pPr>
              <w:rPr>
                <w:color w:val="00B050"/>
                <w:sz w:val="28"/>
              </w:rPr>
            </w:pPr>
            <w:proofErr w:type="spellStart"/>
            <w:r w:rsidRPr="00DE54D2">
              <w:rPr>
                <w:rFonts w:ascii="TH Sarabun New" w:eastAsia="TH Sarabun New" w:hAnsi="TH Sarabun New" w:cs="TH Sarabun New"/>
                <w:color w:val="00B050"/>
                <w:sz w:val="28"/>
              </w:rPr>
              <w:t>mera_mera</w:t>
            </w:r>
            <w:proofErr w:type="spellEnd"/>
          </w:p>
        </w:tc>
        <w:tc>
          <w:tcPr>
            <w:tcW w:w="16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6B76760" w14:textId="77777777" w:rsidR="00AE5DCB" w:rsidRPr="00DE54D2" w:rsidRDefault="00AE5DCB" w:rsidP="00EB3E1A">
            <w:pPr>
              <w:jc w:val="center"/>
              <w:rPr>
                <w:color w:val="00B050"/>
                <w:sz w:val="28"/>
              </w:rPr>
            </w:pPr>
            <w:r w:rsidRPr="00DE54D2">
              <w:rPr>
                <w:rFonts w:ascii="TH Sarabun New" w:eastAsia="TH Sarabun New" w:hAnsi="TH Sarabun New" w:cs="TH Sarabun New"/>
                <w:color w:val="00B050"/>
                <w:sz w:val="28"/>
              </w:rPr>
              <w:t>0.9890 ± 0.0048</w:t>
            </w:r>
          </w:p>
        </w:tc>
        <w:tc>
          <w:tcPr>
            <w:tcW w:w="16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505A5B1" w14:textId="77777777" w:rsidR="00AE5DCB" w:rsidRPr="00DE54D2" w:rsidRDefault="00AE5DCB" w:rsidP="00EB3E1A">
            <w:pPr>
              <w:jc w:val="center"/>
              <w:rPr>
                <w:color w:val="00B050"/>
                <w:sz w:val="28"/>
              </w:rPr>
            </w:pPr>
            <w:r w:rsidRPr="00DE54D2">
              <w:rPr>
                <w:rFonts w:ascii="TH Sarabun New" w:eastAsia="TH Sarabun New" w:hAnsi="TH Sarabun New" w:cs="TH Sarabun New"/>
                <w:color w:val="00B050"/>
                <w:sz w:val="28"/>
              </w:rPr>
              <w:t>0.9959 ± 0.0066</w:t>
            </w:r>
          </w:p>
        </w:tc>
        <w:tc>
          <w:tcPr>
            <w:tcW w:w="16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4B24CA5" w14:textId="77777777" w:rsidR="00AE5DCB" w:rsidRPr="00DE54D2" w:rsidRDefault="00AE5DCB" w:rsidP="00EB3E1A">
            <w:pPr>
              <w:jc w:val="center"/>
              <w:rPr>
                <w:color w:val="00B050"/>
                <w:sz w:val="28"/>
              </w:rPr>
            </w:pPr>
            <w:r w:rsidRPr="00DE54D2">
              <w:rPr>
                <w:rFonts w:ascii="TH Sarabun New" w:eastAsia="TH Sarabun New" w:hAnsi="TH Sarabun New" w:cs="TH Sarabun New"/>
                <w:color w:val="00B050"/>
                <w:sz w:val="28"/>
              </w:rPr>
              <w:t>0.9822 ± 0.0092</w:t>
            </w:r>
          </w:p>
        </w:tc>
      </w:tr>
      <w:tr w:rsidR="00DE54D2" w:rsidRPr="00DE54D2" w14:paraId="6037B3CF" w14:textId="77777777" w:rsidTr="00EB3E1A"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11904B3" w14:textId="77777777" w:rsidR="00AE5DCB" w:rsidRPr="00DE54D2" w:rsidRDefault="00AE5DCB" w:rsidP="00EB3E1A">
            <w:pPr>
              <w:rPr>
                <w:color w:val="00B050"/>
                <w:sz w:val="28"/>
              </w:rPr>
            </w:pP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7D62522" w14:textId="77777777" w:rsidR="00AE5DCB" w:rsidRPr="00DE54D2" w:rsidRDefault="00AE5DCB" w:rsidP="00EB3E1A">
            <w:pPr>
              <w:rPr>
                <w:color w:val="00B050"/>
                <w:sz w:val="28"/>
              </w:rPr>
            </w:pPr>
            <w:proofErr w:type="spellStart"/>
            <w:r w:rsidRPr="00DE54D2">
              <w:rPr>
                <w:rFonts w:ascii="TH Sarabun New" w:eastAsia="TH Sarabun New" w:hAnsi="TH Sarabun New" w:cs="TH Sarabun New"/>
                <w:color w:val="00B050"/>
                <w:sz w:val="28"/>
              </w:rPr>
              <w:t>ope_ope</w:t>
            </w:r>
            <w:proofErr w:type="spellEnd"/>
          </w:p>
        </w:tc>
        <w:tc>
          <w:tcPr>
            <w:tcW w:w="16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D5B8EF2" w14:textId="77777777" w:rsidR="00AE5DCB" w:rsidRPr="00DE54D2" w:rsidRDefault="00AE5DCB" w:rsidP="00EB3E1A">
            <w:pPr>
              <w:jc w:val="center"/>
              <w:rPr>
                <w:color w:val="00B050"/>
                <w:sz w:val="28"/>
              </w:rPr>
            </w:pPr>
            <w:r w:rsidRPr="00DE54D2">
              <w:rPr>
                <w:rFonts w:ascii="TH Sarabun New" w:eastAsia="TH Sarabun New" w:hAnsi="TH Sarabun New" w:cs="TH Sarabun New"/>
                <w:color w:val="00B050"/>
                <w:sz w:val="28"/>
              </w:rPr>
              <w:t>0.9759 ± 0.0092</w:t>
            </w:r>
          </w:p>
        </w:tc>
        <w:tc>
          <w:tcPr>
            <w:tcW w:w="16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C87D505" w14:textId="77777777" w:rsidR="00AE5DCB" w:rsidRPr="00DE54D2" w:rsidRDefault="00AE5DCB" w:rsidP="00EB3E1A">
            <w:pPr>
              <w:jc w:val="center"/>
              <w:rPr>
                <w:color w:val="00B050"/>
                <w:sz w:val="28"/>
              </w:rPr>
            </w:pPr>
            <w:r w:rsidRPr="00DE54D2">
              <w:rPr>
                <w:rFonts w:ascii="TH Sarabun New" w:eastAsia="TH Sarabun New" w:hAnsi="TH Sarabun New" w:cs="TH Sarabun New"/>
                <w:color w:val="00B050"/>
                <w:sz w:val="28"/>
              </w:rPr>
              <w:t>0.9714 ± 0.0142</w:t>
            </w:r>
          </w:p>
        </w:tc>
        <w:tc>
          <w:tcPr>
            <w:tcW w:w="16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2040B71" w14:textId="77777777" w:rsidR="00AE5DCB" w:rsidRPr="00DE54D2" w:rsidRDefault="00AE5DCB" w:rsidP="00EB3E1A">
            <w:pPr>
              <w:jc w:val="center"/>
              <w:rPr>
                <w:color w:val="00B050"/>
                <w:sz w:val="28"/>
              </w:rPr>
            </w:pPr>
            <w:r w:rsidRPr="00DE54D2">
              <w:rPr>
                <w:rFonts w:ascii="TH Sarabun New" w:eastAsia="TH Sarabun New" w:hAnsi="TH Sarabun New" w:cs="TH Sarabun New"/>
                <w:color w:val="00B050"/>
                <w:sz w:val="28"/>
              </w:rPr>
              <w:t>0.9806 ± 0.0102</w:t>
            </w:r>
          </w:p>
        </w:tc>
      </w:tr>
      <w:tr w:rsidR="00DE54D2" w:rsidRPr="00DE54D2" w14:paraId="1369A445" w14:textId="77777777" w:rsidTr="00EB3E1A"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3F9EA29" w14:textId="77777777" w:rsidR="00AE5DCB" w:rsidRPr="00DE54D2" w:rsidRDefault="00AE5DCB" w:rsidP="00EB3E1A">
            <w:pPr>
              <w:rPr>
                <w:color w:val="00B050"/>
                <w:sz w:val="28"/>
              </w:rPr>
            </w:pP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598F831" w14:textId="77777777" w:rsidR="00AE5DCB" w:rsidRPr="00DE54D2" w:rsidRDefault="00AE5DCB" w:rsidP="00EB3E1A">
            <w:pPr>
              <w:rPr>
                <w:color w:val="00B050"/>
                <w:sz w:val="28"/>
              </w:rPr>
            </w:pPr>
            <w:proofErr w:type="spellStart"/>
            <w:r w:rsidRPr="00DE54D2">
              <w:rPr>
                <w:rFonts w:ascii="TH Sarabun New" w:eastAsia="TH Sarabun New" w:hAnsi="TH Sarabun New" w:cs="TH Sarabun New"/>
                <w:color w:val="00B050"/>
                <w:sz w:val="28"/>
              </w:rPr>
              <w:t>yami_yami</w:t>
            </w:r>
            <w:proofErr w:type="spellEnd"/>
          </w:p>
        </w:tc>
        <w:tc>
          <w:tcPr>
            <w:tcW w:w="16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8764CB6" w14:textId="77777777" w:rsidR="00AE5DCB" w:rsidRPr="00DE54D2" w:rsidRDefault="00AE5DCB" w:rsidP="00EB3E1A">
            <w:pPr>
              <w:jc w:val="center"/>
              <w:rPr>
                <w:color w:val="00B050"/>
                <w:sz w:val="28"/>
              </w:rPr>
            </w:pPr>
            <w:r w:rsidRPr="00DE54D2">
              <w:rPr>
                <w:rFonts w:ascii="TH Sarabun New" w:eastAsia="TH Sarabun New" w:hAnsi="TH Sarabun New" w:cs="TH Sarabun New"/>
                <w:color w:val="00B050"/>
                <w:sz w:val="28"/>
              </w:rPr>
              <w:t>0.9795 ± 0.0118</w:t>
            </w:r>
          </w:p>
        </w:tc>
        <w:tc>
          <w:tcPr>
            <w:tcW w:w="16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D69C4F2" w14:textId="77777777" w:rsidR="00AE5DCB" w:rsidRPr="00DE54D2" w:rsidRDefault="00AE5DCB" w:rsidP="00EB3E1A">
            <w:pPr>
              <w:jc w:val="center"/>
              <w:rPr>
                <w:color w:val="00B050"/>
                <w:sz w:val="28"/>
              </w:rPr>
            </w:pPr>
            <w:r w:rsidRPr="00DE54D2">
              <w:rPr>
                <w:rFonts w:ascii="TH Sarabun New" w:eastAsia="TH Sarabun New" w:hAnsi="TH Sarabun New" w:cs="TH Sarabun New"/>
                <w:color w:val="00B050"/>
                <w:sz w:val="28"/>
              </w:rPr>
              <w:t>0.9678 ± 0.0194</w:t>
            </w:r>
          </w:p>
        </w:tc>
        <w:tc>
          <w:tcPr>
            <w:tcW w:w="16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DB56828" w14:textId="77777777" w:rsidR="00AE5DCB" w:rsidRPr="00DE54D2" w:rsidRDefault="00AE5DCB" w:rsidP="00EB3E1A">
            <w:pPr>
              <w:jc w:val="center"/>
              <w:rPr>
                <w:color w:val="00B050"/>
                <w:sz w:val="28"/>
              </w:rPr>
            </w:pPr>
            <w:r w:rsidRPr="00DE54D2">
              <w:rPr>
                <w:rFonts w:ascii="TH Sarabun New" w:eastAsia="TH Sarabun New" w:hAnsi="TH Sarabun New" w:cs="TH Sarabun New"/>
                <w:color w:val="00B050"/>
                <w:sz w:val="28"/>
              </w:rPr>
              <w:t>0.9917 ± 0.0108</w:t>
            </w:r>
          </w:p>
        </w:tc>
      </w:tr>
    </w:tbl>
    <w:p w14:paraId="56CFA775" w14:textId="77777777" w:rsidR="00667330" w:rsidRDefault="00667330" w:rsidP="00BD6BC3"/>
    <w:p w14:paraId="77581CC6" w14:textId="77777777" w:rsidR="00995A02" w:rsidRDefault="00995A02" w:rsidP="00BC4E54">
      <w:pPr>
        <w:ind w:left="360"/>
      </w:pPr>
    </w:p>
    <w:p w14:paraId="0A54E001" w14:textId="77777777" w:rsidR="00BC4E54" w:rsidRPr="00AE15ED" w:rsidRDefault="00BC4E54" w:rsidP="006B18C3">
      <w:pPr>
        <w:pStyle w:val="ListParagraph"/>
        <w:numPr>
          <w:ilvl w:val="0"/>
          <w:numId w:val="22"/>
        </w:numPr>
        <w:rPr>
          <w:rFonts w:asciiTheme="minorBidi" w:hAnsiTheme="minorBidi"/>
          <w:color w:val="00B050"/>
          <w:sz w:val="28"/>
        </w:rPr>
      </w:pPr>
      <w:r>
        <w:rPr>
          <w:rFonts w:asciiTheme="minorBidi" w:hAnsiTheme="minorBidi"/>
          <w:b/>
          <w:bCs/>
          <w:color w:val="00B050"/>
          <w:sz w:val="28"/>
        </w:rPr>
        <w:t>Confusion Matrix</w:t>
      </w:r>
      <w:r>
        <w:rPr>
          <w:rFonts w:asciiTheme="minorBidi" w:hAnsiTheme="minorBidi"/>
          <w:color w:val="00B050"/>
          <w:sz w:val="28"/>
        </w:rPr>
        <w:t xml:space="preserve"> </w:t>
      </w:r>
      <w:r>
        <w:rPr>
          <w:rFonts w:asciiTheme="minorBidi" w:hAnsiTheme="minorBidi"/>
          <w:color w:val="00B050"/>
          <w:sz w:val="28"/>
          <w:cs/>
        </w:rPr>
        <w:t xml:space="preserve">ของ </w:t>
      </w:r>
      <w:r>
        <w:rPr>
          <w:rFonts w:asciiTheme="minorBidi" w:hAnsiTheme="minorBidi"/>
          <w:color w:val="00B050"/>
          <w:sz w:val="28"/>
        </w:rPr>
        <w:t xml:space="preserve">test dataset (273 </w:t>
      </w:r>
      <w:r>
        <w:rPr>
          <w:rFonts w:asciiTheme="minorBidi" w:hAnsiTheme="minorBidi"/>
          <w:color w:val="00B050"/>
          <w:sz w:val="28"/>
          <w:cs/>
        </w:rPr>
        <w:t xml:space="preserve">รูป) ของ </w:t>
      </w:r>
      <w:r>
        <w:rPr>
          <w:rFonts w:asciiTheme="minorBidi" w:hAnsiTheme="minorBidi"/>
          <w:color w:val="00B050"/>
          <w:sz w:val="28"/>
        </w:rPr>
        <w:t xml:space="preserve">median seed </w:t>
      </w:r>
      <w:r>
        <w:rPr>
          <w:rFonts w:asciiTheme="minorBidi" w:hAnsiTheme="minorBidi"/>
          <w:color w:val="00B050"/>
          <w:sz w:val="28"/>
          <w:cs/>
        </w:rPr>
        <w:t xml:space="preserve">ในแต่ละ </w:t>
      </w:r>
      <w:r>
        <w:rPr>
          <w:rFonts w:asciiTheme="minorBidi" w:hAnsiTheme="minorBidi"/>
          <w:color w:val="00B050"/>
          <w:sz w:val="28"/>
        </w:rPr>
        <w:t>backbone</w:t>
      </w:r>
      <w:r>
        <w:rPr>
          <w:rFonts w:asciiTheme="minorBidi" w:hAnsiTheme="minorBidi"/>
          <w:color w:val="00B050"/>
          <w:sz w:val="28"/>
          <w:cs/>
        </w:rPr>
        <w:t xml:space="preserve"> </w:t>
      </w:r>
    </w:p>
    <w:p w14:paraId="75223471" w14:textId="24B7DC6D" w:rsidR="00316ACE" w:rsidRPr="00AE15ED" w:rsidRDefault="00316ACE" w:rsidP="00316ACE">
      <w:pPr>
        <w:pStyle w:val="ListParagraph"/>
        <w:numPr>
          <w:ilvl w:val="1"/>
          <w:numId w:val="24"/>
        </w:numPr>
        <w:spacing w:after="100" w:line="300" w:lineRule="auto"/>
        <w:contextualSpacing w:val="0"/>
        <w:jc w:val="thaiDistribute"/>
        <w:rPr>
          <w:rFonts w:asciiTheme="minorBidi" w:hAnsiTheme="minorBidi"/>
          <w:color w:val="00B050"/>
          <w:sz w:val="28"/>
        </w:rPr>
      </w:pPr>
      <w:r>
        <w:rPr>
          <w:rFonts w:asciiTheme="minorBidi" w:hAnsiTheme="minorBidi"/>
          <w:b/>
          <w:bCs/>
          <w:color w:val="00B050"/>
          <w:sz w:val="28"/>
        </w:rPr>
        <w:t xml:space="preserve">Confusion Matrix: </w:t>
      </w:r>
      <w:r>
        <w:rPr>
          <w:rFonts w:asciiTheme="minorBidi" w:hAnsiTheme="minorBidi"/>
          <w:color w:val="00B050"/>
          <w:sz w:val="28"/>
        </w:rPr>
        <w:t xml:space="preserve">Selective Unfreeze </w:t>
      </w:r>
      <w:r>
        <w:rPr>
          <w:rFonts w:asciiTheme="minorBidi" w:hAnsiTheme="minorBidi"/>
          <w:color w:val="00B050"/>
          <w:sz w:val="28"/>
          <w:cs/>
        </w:rPr>
        <w:t>ทำนายผิดเพียง</w:t>
      </w:r>
      <w:r>
        <w:rPr>
          <w:rFonts w:asciiTheme="minorBidi" w:hAnsiTheme="minorBidi"/>
          <w:color w:val="00B050"/>
          <w:sz w:val="28"/>
        </w:rPr>
        <w:t xml:space="preserve"> 1–4 </w:t>
      </w:r>
      <w:proofErr w:type="spellStart"/>
      <w:r>
        <w:rPr>
          <w:rFonts w:asciiTheme="minorBidi" w:hAnsiTheme="minorBidi"/>
          <w:color w:val="00B050"/>
          <w:sz w:val="28"/>
        </w:rPr>
        <w:t>รูปจาก</w:t>
      </w:r>
      <w:proofErr w:type="spellEnd"/>
      <w:r>
        <w:rPr>
          <w:rFonts w:asciiTheme="minorBidi" w:hAnsiTheme="minorBidi"/>
          <w:color w:val="00B050"/>
          <w:sz w:val="28"/>
        </w:rPr>
        <w:t xml:space="preserve"> 273 </w:t>
      </w:r>
      <w:proofErr w:type="spellStart"/>
      <w:r>
        <w:rPr>
          <w:rFonts w:asciiTheme="minorBidi" w:hAnsiTheme="minorBidi"/>
          <w:color w:val="00B050"/>
          <w:sz w:val="28"/>
        </w:rPr>
        <w:t>รูป</w:t>
      </w:r>
      <w:proofErr w:type="spellEnd"/>
      <w:r>
        <w:rPr>
          <w:rFonts w:asciiTheme="minorBidi" w:hAnsiTheme="minorBidi"/>
          <w:color w:val="00B050"/>
          <w:sz w:val="28"/>
        </w:rPr>
        <w:t xml:space="preserve"> </w:t>
      </w:r>
      <w:proofErr w:type="spellStart"/>
      <w:r>
        <w:rPr>
          <w:rFonts w:asciiTheme="minorBidi" w:hAnsiTheme="minorBidi"/>
          <w:color w:val="00B050"/>
          <w:sz w:val="28"/>
        </w:rPr>
        <w:t>ขณะที่</w:t>
      </w:r>
      <w:proofErr w:type="spellEnd"/>
      <w:r>
        <w:rPr>
          <w:rFonts w:asciiTheme="minorBidi" w:hAnsiTheme="minorBidi"/>
          <w:color w:val="00B050"/>
          <w:sz w:val="28"/>
          <w:cs/>
        </w:rPr>
        <w:t xml:space="preserve"> </w:t>
      </w:r>
      <w:r>
        <w:rPr>
          <w:rFonts w:asciiTheme="minorBidi" w:hAnsiTheme="minorBidi"/>
          <w:color w:val="00B050"/>
          <w:sz w:val="28"/>
        </w:rPr>
        <w:t xml:space="preserve">Freeze all </w:t>
      </w:r>
      <w:r>
        <w:rPr>
          <w:rFonts w:asciiTheme="minorBidi" w:hAnsiTheme="minorBidi"/>
          <w:color w:val="00B050"/>
          <w:sz w:val="28"/>
          <w:cs/>
        </w:rPr>
        <w:t xml:space="preserve">ผิด </w:t>
      </w:r>
      <w:r>
        <w:rPr>
          <w:rFonts w:asciiTheme="minorBidi" w:hAnsiTheme="minorBidi"/>
          <w:color w:val="00B050"/>
          <w:sz w:val="28"/>
        </w:rPr>
        <w:t xml:space="preserve">8–14 </w:t>
      </w:r>
      <w:r>
        <w:rPr>
          <w:rFonts w:asciiTheme="minorBidi" w:hAnsiTheme="minorBidi"/>
          <w:color w:val="00B050"/>
          <w:sz w:val="28"/>
          <w:cs/>
        </w:rPr>
        <w:t>รูป</w:t>
      </w:r>
    </w:p>
    <w:p w14:paraId="3C42C817" w14:textId="64E15158" w:rsidR="00316ACE" w:rsidRPr="00AE15ED" w:rsidRDefault="00316ACE" w:rsidP="00316ACE">
      <w:pPr>
        <w:pStyle w:val="ListParagraph"/>
        <w:numPr>
          <w:ilvl w:val="1"/>
          <w:numId w:val="24"/>
        </w:numPr>
        <w:spacing w:after="100" w:line="300" w:lineRule="auto"/>
        <w:contextualSpacing w:val="0"/>
        <w:jc w:val="thaiDistribute"/>
        <w:rPr>
          <w:rFonts w:asciiTheme="minorBidi" w:hAnsiTheme="minorBidi"/>
          <w:color w:val="00B050"/>
          <w:sz w:val="28"/>
        </w:rPr>
      </w:pPr>
      <w:proofErr w:type="spellStart"/>
      <w:r>
        <w:rPr>
          <w:rFonts w:asciiTheme="minorBidi" w:hAnsiTheme="minorBidi"/>
          <w:b/>
          <w:bCs/>
          <w:color w:val="00B050"/>
          <w:sz w:val="28"/>
        </w:rPr>
        <w:t>yami_yami</w:t>
      </w:r>
      <w:proofErr w:type="spellEnd"/>
      <w:r>
        <w:rPr>
          <w:rFonts w:asciiTheme="minorBidi" w:hAnsiTheme="minorBidi"/>
          <w:color w:val="00B050"/>
          <w:sz w:val="28"/>
          <w:cs/>
        </w:rPr>
        <w:t xml:space="preserve"> </w:t>
      </w:r>
      <w:r>
        <w:rPr>
          <w:rFonts w:asciiTheme="minorBidi" w:hAnsiTheme="minorBidi"/>
          <w:color w:val="00B050"/>
          <w:sz w:val="28"/>
        </w:rPr>
        <w:t xml:space="preserve">Selective Unfreeze </w:t>
      </w:r>
      <w:r>
        <w:rPr>
          <w:rFonts w:asciiTheme="minorBidi" w:hAnsiTheme="minorBidi"/>
          <w:color w:val="00B050"/>
          <w:sz w:val="28"/>
          <w:cs/>
        </w:rPr>
        <w:t xml:space="preserve">ทำนายถูกครบ </w:t>
      </w:r>
      <w:r>
        <w:rPr>
          <w:rFonts w:asciiTheme="minorBidi" w:hAnsiTheme="minorBidi"/>
          <w:color w:val="00B050"/>
          <w:sz w:val="28"/>
        </w:rPr>
        <w:t xml:space="preserve">48 </w:t>
      </w:r>
      <w:r>
        <w:rPr>
          <w:rFonts w:asciiTheme="minorBidi" w:hAnsiTheme="minorBidi"/>
          <w:color w:val="00B050"/>
          <w:sz w:val="28"/>
          <w:cs/>
        </w:rPr>
        <w:t xml:space="preserve">รูปในทั้ง </w:t>
      </w:r>
      <w:r>
        <w:rPr>
          <w:rFonts w:asciiTheme="minorBidi" w:hAnsiTheme="minorBidi"/>
          <w:color w:val="00B050"/>
          <w:sz w:val="28"/>
        </w:rPr>
        <w:t xml:space="preserve">4 backbone </w:t>
      </w:r>
      <w:r>
        <w:rPr>
          <w:rFonts w:asciiTheme="minorBidi" w:hAnsiTheme="minorBidi"/>
          <w:color w:val="00B050"/>
          <w:sz w:val="28"/>
          <w:cs/>
        </w:rPr>
        <w:t xml:space="preserve">ส่วน </w:t>
      </w:r>
      <w:r>
        <w:rPr>
          <w:rFonts w:asciiTheme="minorBidi" w:hAnsiTheme="minorBidi"/>
          <w:color w:val="00B050"/>
          <w:sz w:val="28"/>
        </w:rPr>
        <w:t xml:space="preserve">Freeze all </w:t>
      </w:r>
      <w:r>
        <w:rPr>
          <w:rFonts w:asciiTheme="minorBidi" w:hAnsiTheme="minorBidi" w:hint="cs"/>
          <w:color w:val="00B050"/>
          <w:sz w:val="28"/>
          <w:cs/>
        </w:rPr>
        <w:t xml:space="preserve">ทำนายผิดไป </w:t>
      </w:r>
      <w:r w:rsidR="00514704">
        <w:rPr>
          <w:rFonts w:asciiTheme="minorBidi" w:hAnsiTheme="minorBidi"/>
          <w:color w:val="00B050"/>
          <w:sz w:val="28"/>
        </w:rPr>
        <w:t>1</w:t>
      </w:r>
      <w:r>
        <w:rPr>
          <w:rFonts w:asciiTheme="minorBidi" w:hAnsiTheme="minorBidi" w:hint="cs"/>
          <w:color w:val="00B050"/>
          <w:sz w:val="28"/>
        </w:rPr>
        <w:t xml:space="preserve">–2 </w:t>
      </w:r>
      <w:proofErr w:type="spellStart"/>
      <w:r>
        <w:rPr>
          <w:rFonts w:asciiTheme="minorBidi" w:hAnsiTheme="minorBidi" w:hint="cs"/>
          <w:color w:val="00B050"/>
          <w:sz w:val="28"/>
        </w:rPr>
        <w:t>รูป</w:t>
      </w:r>
      <w:proofErr w:type="spellEnd"/>
      <w:r>
        <w:rPr>
          <w:rFonts w:asciiTheme="minorBidi" w:hAnsiTheme="minorBidi"/>
          <w:color w:val="00B050"/>
          <w:sz w:val="28"/>
        </w:rPr>
        <w:t xml:space="preserve"> </w:t>
      </w:r>
    </w:p>
    <w:p w14:paraId="6902E9B4" w14:textId="77777777" w:rsidR="00316ACE" w:rsidRPr="00AE15ED" w:rsidRDefault="00316ACE" w:rsidP="00316ACE">
      <w:pPr>
        <w:pStyle w:val="ListParagraph"/>
        <w:numPr>
          <w:ilvl w:val="1"/>
          <w:numId w:val="24"/>
        </w:numPr>
        <w:spacing w:after="100" w:line="300" w:lineRule="auto"/>
        <w:contextualSpacing w:val="0"/>
        <w:jc w:val="thaiDistribute"/>
        <w:rPr>
          <w:rFonts w:asciiTheme="minorBidi" w:hAnsiTheme="minorBidi"/>
          <w:color w:val="00B050"/>
          <w:sz w:val="28"/>
        </w:rPr>
      </w:pPr>
      <w:proofErr w:type="spellStart"/>
      <w:r>
        <w:rPr>
          <w:rFonts w:asciiTheme="minorBidi" w:hAnsiTheme="minorBidi"/>
          <w:b/>
          <w:bCs/>
          <w:color w:val="00B050"/>
          <w:sz w:val="28"/>
        </w:rPr>
        <w:t>gomu_gomu</w:t>
      </w:r>
      <w:proofErr w:type="spellEnd"/>
      <w:r>
        <w:rPr>
          <w:rFonts w:asciiTheme="minorBidi" w:hAnsiTheme="minorBidi"/>
          <w:b/>
          <w:bCs/>
          <w:color w:val="00B050"/>
          <w:sz w:val="28"/>
        </w:rPr>
        <w:t xml:space="preserve"> </w:t>
      </w:r>
      <w:r>
        <w:rPr>
          <w:rFonts w:asciiTheme="minorBidi" w:hAnsiTheme="minorBidi"/>
          <w:color w:val="00B050"/>
          <w:sz w:val="28"/>
        </w:rPr>
        <w:t xml:space="preserve">Freeze all </w:t>
      </w:r>
      <w:r>
        <w:rPr>
          <w:rFonts w:asciiTheme="minorBidi" w:hAnsiTheme="minorBidi"/>
          <w:color w:val="00B050"/>
          <w:sz w:val="28"/>
          <w:cs/>
        </w:rPr>
        <w:t>ได้</w:t>
      </w:r>
      <w:r>
        <w:rPr>
          <w:rFonts w:asciiTheme="minorBidi" w:hAnsiTheme="minorBidi" w:hint="cs"/>
          <w:color w:val="00B050"/>
          <w:sz w:val="28"/>
          <w:cs/>
        </w:rPr>
        <w:t xml:space="preserve">ผลดีที่สุดอยู่ที่ </w:t>
      </w:r>
      <w:r>
        <w:rPr>
          <w:rFonts w:asciiTheme="minorBidi" w:hAnsiTheme="minorBidi"/>
          <w:color w:val="00B050"/>
          <w:sz w:val="28"/>
        </w:rPr>
        <w:t xml:space="preserve">97.8% </w:t>
      </w:r>
      <w:r>
        <w:rPr>
          <w:rFonts w:asciiTheme="minorBidi" w:hAnsiTheme="minorBidi"/>
          <w:color w:val="00B050"/>
          <w:sz w:val="28"/>
          <w:cs/>
        </w:rPr>
        <w:t xml:space="preserve">โดยความผิดพลาดส่วนใหญ่ถูกทำนายเป็น </w:t>
      </w:r>
      <w:proofErr w:type="spellStart"/>
      <w:r>
        <w:rPr>
          <w:rFonts w:asciiTheme="minorBidi" w:hAnsiTheme="minorBidi"/>
          <w:color w:val="00B050"/>
          <w:sz w:val="28"/>
        </w:rPr>
        <w:t>yami_yami</w:t>
      </w:r>
      <w:proofErr w:type="spellEnd"/>
      <w:r>
        <w:rPr>
          <w:rFonts w:asciiTheme="minorBidi" w:hAnsiTheme="minorBidi"/>
          <w:color w:val="00B050"/>
          <w:sz w:val="28"/>
        </w:rPr>
        <w:t xml:space="preserve"> </w:t>
      </w:r>
      <w:r>
        <w:rPr>
          <w:rFonts w:asciiTheme="minorBidi" w:hAnsiTheme="minorBidi"/>
          <w:color w:val="00B050"/>
          <w:sz w:val="28"/>
          <w:cs/>
        </w:rPr>
        <w:t xml:space="preserve">หรือ </w:t>
      </w:r>
      <w:proofErr w:type="spellStart"/>
      <w:r>
        <w:rPr>
          <w:rFonts w:asciiTheme="minorBidi" w:hAnsiTheme="minorBidi"/>
          <w:color w:val="00B050"/>
          <w:sz w:val="28"/>
        </w:rPr>
        <w:t>ope_ope</w:t>
      </w:r>
      <w:proofErr w:type="spellEnd"/>
      <w:r>
        <w:rPr>
          <w:rFonts w:asciiTheme="minorBidi" w:hAnsiTheme="minorBidi"/>
          <w:color w:val="00B050"/>
          <w:sz w:val="28"/>
        </w:rPr>
        <w:t xml:space="preserve"> </w:t>
      </w:r>
      <w:r>
        <w:rPr>
          <w:rFonts w:asciiTheme="minorBidi" w:hAnsiTheme="minorBidi"/>
          <w:color w:val="00B050"/>
          <w:sz w:val="28"/>
          <w:cs/>
        </w:rPr>
        <w:t xml:space="preserve">หลัง </w:t>
      </w:r>
      <w:r>
        <w:rPr>
          <w:rFonts w:asciiTheme="minorBidi" w:hAnsiTheme="minorBidi"/>
          <w:color w:val="00B050"/>
          <w:sz w:val="28"/>
        </w:rPr>
        <w:t xml:space="preserve">Selective Unfreeze </w:t>
      </w:r>
      <w:r>
        <w:rPr>
          <w:rFonts w:asciiTheme="minorBidi" w:hAnsiTheme="minorBidi" w:hint="cs"/>
          <w:color w:val="00B050"/>
          <w:sz w:val="28"/>
          <w:cs/>
        </w:rPr>
        <w:t xml:space="preserve">โมเดล </w:t>
      </w:r>
      <w:r>
        <w:rPr>
          <w:rFonts w:asciiTheme="minorBidi" w:hAnsiTheme="minorBidi"/>
          <w:color w:val="00B050"/>
          <w:sz w:val="28"/>
        </w:rPr>
        <w:t xml:space="preserve">VGG-16 </w:t>
      </w:r>
      <w:r>
        <w:rPr>
          <w:rFonts w:asciiTheme="minorBidi" w:hAnsiTheme="minorBidi" w:hint="cs"/>
          <w:color w:val="00B050"/>
          <w:sz w:val="28"/>
          <w:cs/>
        </w:rPr>
        <w:t>ทำนาย</w:t>
      </w:r>
      <w:r>
        <w:rPr>
          <w:rFonts w:asciiTheme="minorBidi" w:hAnsiTheme="minorBidi"/>
          <w:color w:val="00B050"/>
          <w:sz w:val="28"/>
          <w:cs/>
        </w:rPr>
        <w:t>ถูกครบ</w:t>
      </w:r>
      <w:r>
        <w:rPr>
          <w:rFonts w:asciiTheme="minorBidi" w:hAnsiTheme="minorBidi" w:hint="cs"/>
          <w:color w:val="00B050"/>
          <w:sz w:val="28"/>
          <w:cs/>
        </w:rPr>
        <w:t>ทั้ง</w:t>
      </w:r>
      <w:r>
        <w:rPr>
          <w:rFonts w:asciiTheme="minorBidi" w:hAnsiTheme="minorBidi"/>
          <w:color w:val="00B050"/>
          <w:sz w:val="28"/>
          <w:cs/>
        </w:rPr>
        <w:t xml:space="preserve"> </w:t>
      </w:r>
      <w:r>
        <w:rPr>
          <w:rFonts w:asciiTheme="minorBidi" w:hAnsiTheme="minorBidi"/>
          <w:color w:val="00B050"/>
          <w:sz w:val="28"/>
        </w:rPr>
        <w:t xml:space="preserve">90 </w:t>
      </w:r>
      <w:r>
        <w:rPr>
          <w:rFonts w:asciiTheme="minorBidi" w:hAnsiTheme="minorBidi"/>
          <w:color w:val="00B050"/>
          <w:sz w:val="28"/>
          <w:cs/>
        </w:rPr>
        <w:t>รูป</w:t>
      </w:r>
    </w:p>
    <w:p w14:paraId="2FCC85F1" w14:textId="77777777" w:rsidR="00316ACE" w:rsidRPr="00AE15ED" w:rsidRDefault="00316ACE" w:rsidP="00316ACE">
      <w:pPr>
        <w:pStyle w:val="ListParagraph"/>
        <w:numPr>
          <w:ilvl w:val="1"/>
          <w:numId w:val="24"/>
        </w:numPr>
        <w:spacing w:after="100" w:line="300" w:lineRule="auto"/>
        <w:contextualSpacing w:val="0"/>
        <w:jc w:val="thaiDistribute"/>
        <w:rPr>
          <w:rFonts w:asciiTheme="minorBidi" w:hAnsiTheme="minorBidi"/>
          <w:color w:val="00B050"/>
          <w:sz w:val="28"/>
        </w:rPr>
      </w:pPr>
      <w:proofErr w:type="spellStart"/>
      <w:r>
        <w:rPr>
          <w:rFonts w:asciiTheme="minorBidi" w:hAnsiTheme="minorBidi"/>
          <w:b/>
          <w:bCs/>
          <w:color w:val="00B050"/>
          <w:sz w:val="28"/>
        </w:rPr>
        <w:t>mera_mera</w:t>
      </w:r>
      <w:proofErr w:type="spellEnd"/>
      <w:r>
        <w:rPr>
          <w:rFonts w:asciiTheme="minorBidi" w:hAnsiTheme="minorBidi"/>
          <w:b/>
          <w:bCs/>
          <w:color w:val="00B050"/>
          <w:sz w:val="28"/>
        </w:rPr>
        <w:t xml:space="preserve"> </w:t>
      </w:r>
      <w:r>
        <w:rPr>
          <w:rFonts w:asciiTheme="minorBidi" w:hAnsiTheme="minorBidi"/>
          <w:color w:val="00B050"/>
          <w:sz w:val="28"/>
        </w:rPr>
        <w:t xml:space="preserve">Freeze all </w:t>
      </w:r>
      <w:r>
        <w:rPr>
          <w:rFonts w:asciiTheme="minorBidi" w:hAnsiTheme="minorBidi"/>
          <w:color w:val="00B050"/>
          <w:sz w:val="28"/>
          <w:cs/>
        </w:rPr>
        <w:t>ได้</w:t>
      </w:r>
      <w:r>
        <w:rPr>
          <w:rFonts w:asciiTheme="minorBidi" w:hAnsiTheme="minorBidi" w:hint="cs"/>
          <w:color w:val="00B050"/>
          <w:sz w:val="28"/>
          <w:cs/>
        </w:rPr>
        <w:t xml:space="preserve">ผลลัพธ์อยู่ที่ </w:t>
      </w:r>
      <w:r>
        <w:rPr>
          <w:rFonts w:asciiTheme="minorBidi" w:hAnsiTheme="minorBidi"/>
          <w:color w:val="00B050"/>
          <w:sz w:val="28"/>
        </w:rPr>
        <w:t xml:space="preserve">93.2–97.3% </w:t>
      </w:r>
      <w:r>
        <w:rPr>
          <w:rFonts w:asciiTheme="minorBidi" w:hAnsiTheme="minorBidi"/>
          <w:color w:val="00B050"/>
          <w:sz w:val="28"/>
          <w:cs/>
        </w:rPr>
        <w:t xml:space="preserve">และความผิดพลาดหลักคือถูกทำนายเป็น </w:t>
      </w:r>
      <w:proofErr w:type="spellStart"/>
      <w:r>
        <w:rPr>
          <w:rFonts w:asciiTheme="minorBidi" w:hAnsiTheme="minorBidi"/>
          <w:color w:val="00B050"/>
          <w:sz w:val="28"/>
        </w:rPr>
        <w:t>ope_ope</w:t>
      </w:r>
      <w:proofErr w:type="spellEnd"/>
      <w:r>
        <w:rPr>
          <w:rFonts w:asciiTheme="minorBidi" w:hAnsiTheme="minorBidi"/>
          <w:color w:val="00B050"/>
          <w:sz w:val="28"/>
        </w:rPr>
        <w:t xml:space="preserve"> </w:t>
      </w:r>
      <w:r>
        <w:rPr>
          <w:rFonts w:asciiTheme="minorBidi" w:hAnsiTheme="minorBidi"/>
          <w:color w:val="00B050"/>
          <w:sz w:val="28"/>
          <w:cs/>
        </w:rPr>
        <w:t xml:space="preserve">ในทุก </w:t>
      </w:r>
      <w:r>
        <w:rPr>
          <w:rFonts w:asciiTheme="minorBidi" w:hAnsiTheme="minorBidi"/>
          <w:color w:val="00B050"/>
          <w:sz w:val="28"/>
        </w:rPr>
        <w:t xml:space="preserve">backbone (2–4 </w:t>
      </w:r>
      <w:r>
        <w:rPr>
          <w:rFonts w:asciiTheme="minorBidi" w:hAnsiTheme="minorBidi"/>
          <w:color w:val="00B050"/>
          <w:sz w:val="28"/>
          <w:cs/>
        </w:rPr>
        <w:t>รูป) หลัง</w:t>
      </w:r>
      <w:r>
        <w:rPr>
          <w:rFonts w:asciiTheme="minorBidi" w:hAnsiTheme="minorBidi"/>
          <w:color w:val="00B050"/>
          <w:sz w:val="28"/>
        </w:rPr>
        <w:t xml:space="preserve"> Selective Unfreeze </w:t>
      </w:r>
      <w:r>
        <w:rPr>
          <w:rFonts w:asciiTheme="minorBidi" w:hAnsiTheme="minorBidi"/>
          <w:color w:val="00B050"/>
          <w:sz w:val="28"/>
          <w:cs/>
        </w:rPr>
        <w:t>ทำนายถูกครบ</w:t>
      </w:r>
      <w:r>
        <w:rPr>
          <w:rFonts w:asciiTheme="minorBidi" w:hAnsiTheme="minorBidi" w:hint="cs"/>
          <w:color w:val="00B050"/>
          <w:sz w:val="28"/>
          <w:cs/>
        </w:rPr>
        <w:t>ทั้ง</w:t>
      </w:r>
      <w:r>
        <w:rPr>
          <w:rFonts w:asciiTheme="minorBidi" w:hAnsiTheme="minorBidi"/>
          <w:color w:val="00B050"/>
          <w:sz w:val="28"/>
          <w:cs/>
        </w:rPr>
        <w:t xml:space="preserve"> </w:t>
      </w:r>
      <w:r>
        <w:rPr>
          <w:rFonts w:asciiTheme="minorBidi" w:hAnsiTheme="minorBidi"/>
          <w:color w:val="00B050"/>
          <w:sz w:val="28"/>
        </w:rPr>
        <w:t xml:space="preserve">73 </w:t>
      </w:r>
      <w:r>
        <w:rPr>
          <w:rFonts w:asciiTheme="minorBidi" w:hAnsiTheme="minorBidi"/>
          <w:color w:val="00B050"/>
          <w:sz w:val="28"/>
          <w:cs/>
        </w:rPr>
        <w:t xml:space="preserve">รูปใน </w:t>
      </w:r>
      <w:r>
        <w:rPr>
          <w:rFonts w:asciiTheme="minorBidi" w:hAnsiTheme="minorBidi"/>
          <w:color w:val="00B050"/>
          <w:sz w:val="28"/>
        </w:rPr>
        <w:t xml:space="preserve">ResNet-50, VGG-16 </w:t>
      </w:r>
      <w:r>
        <w:rPr>
          <w:rFonts w:asciiTheme="minorBidi" w:hAnsiTheme="minorBidi"/>
          <w:color w:val="00B050"/>
          <w:sz w:val="28"/>
          <w:cs/>
        </w:rPr>
        <w:t xml:space="preserve">และ </w:t>
      </w:r>
      <w:r>
        <w:rPr>
          <w:rFonts w:asciiTheme="minorBidi" w:hAnsiTheme="minorBidi"/>
          <w:color w:val="00B050"/>
          <w:sz w:val="28"/>
        </w:rPr>
        <w:t xml:space="preserve">EfficientNet-B0 </w:t>
      </w:r>
      <w:r>
        <w:rPr>
          <w:rFonts w:asciiTheme="minorBidi" w:hAnsiTheme="minorBidi"/>
          <w:color w:val="00B050"/>
          <w:sz w:val="28"/>
          <w:cs/>
        </w:rPr>
        <w:t xml:space="preserve">ส่วน </w:t>
      </w:r>
      <w:r>
        <w:rPr>
          <w:rFonts w:asciiTheme="minorBidi" w:hAnsiTheme="minorBidi"/>
          <w:color w:val="00B050"/>
          <w:sz w:val="28"/>
        </w:rPr>
        <w:t xml:space="preserve">MobileNetV3-Small </w:t>
      </w:r>
      <w:r>
        <w:rPr>
          <w:rFonts w:asciiTheme="minorBidi" w:hAnsiTheme="minorBidi"/>
          <w:color w:val="00B050"/>
          <w:sz w:val="28"/>
          <w:cs/>
        </w:rPr>
        <w:t>ยังผิด</w:t>
      </w:r>
      <w:r>
        <w:rPr>
          <w:rFonts w:asciiTheme="minorBidi" w:hAnsiTheme="minorBidi" w:hint="cs"/>
          <w:color w:val="00B050"/>
          <w:sz w:val="28"/>
          <w:cs/>
        </w:rPr>
        <w:t>อยู่</w:t>
      </w:r>
      <w:r>
        <w:rPr>
          <w:rFonts w:asciiTheme="minorBidi" w:hAnsiTheme="minorBidi"/>
          <w:color w:val="00B050"/>
          <w:sz w:val="28"/>
          <w:cs/>
        </w:rPr>
        <w:t xml:space="preserve"> </w:t>
      </w:r>
      <w:r>
        <w:rPr>
          <w:rFonts w:asciiTheme="minorBidi" w:hAnsiTheme="minorBidi"/>
          <w:color w:val="00B050"/>
          <w:sz w:val="28"/>
        </w:rPr>
        <w:t xml:space="preserve">2 </w:t>
      </w:r>
      <w:r>
        <w:rPr>
          <w:rFonts w:asciiTheme="minorBidi" w:hAnsiTheme="minorBidi"/>
          <w:color w:val="00B050"/>
          <w:sz w:val="28"/>
          <w:cs/>
        </w:rPr>
        <w:t xml:space="preserve">รูป (เป็น </w:t>
      </w:r>
      <w:proofErr w:type="spellStart"/>
      <w:r>
        <w:rPr>
          <w:rFonts w:asciiTheme="minorBidi" w:hAnsiTheme="minorBidi"/>
          <w:color w:val="00B050"/>
          <w:sz w:val="28"/>
        </w:rPr>
        <w:t>ope_ope</w:t>
      </w:r>
      <w:proofErr w:type="spellEnd"/>
      <w:r>
        <w:rPr>
          <w:rFonts w:asciiTheme="minorBidi" w:hAnsiTheme="minorBidi"/>
          <w:color w:val="00B050"/>
          <w:sz w:val="28"/>
        </w:rPr>
        <w:t>)</w:t>
      </w:r>
    </w:p>
    <w:p w14:paraId="543B4970" w14:textId="77777777" w:rsidR="00BC241A" w:rsidRPr="00AE15ED" w:rsidRDefault="00316ACE" w:rsidP="00BC241A">
      <w:pPr>
        <w:pStyle w:val="ListParagraph"/>
        <w:numPr>
          <w:ilvl w:val="1"/>
          <w:numId w:val="24"/>
        </w:numPr>
        <w:spacing w:after="100" w:line="300" w:lineRule="auto"/>
        <w:contextualSpacing w:val="0"/>
        <w:jc w:val="thaiDistribute"/>
        <w:rPr>
          <w:rFonts w:asciiTheme="minorBidi" w:hAnsiTheme="minorBidi"/>
          <w:color w:val="00B050"/>
          <w:sz w:val="28"/>
        </w:rPr>
      </w:pPr>
      <w:proofErr w:type="spellStart"/>
      <w:r>
        <w:rPr>
          <w:rFonts w:asciiTheme="minorBidi" w:hAnsiTheme="minorBidi"/>
          <w:b/>
          <w:bCs/>
          <w:color w:val="00B050"/>
          <w:sz w:val="28"/>
        </w:rPr>
        <w:t>ope_ope</w:t>
      </w:r>
      <w:proofErr w:type="spellEnd"/>
      <w:r>
        <w:rPr>
          <w:rFonts w:asciiTheme="minorBidi" w:hAnsiTheme="minorBidi"/>
          <w:b/>
          <w:bCs/>
          <w:color w:val="00B050"/>
          <w:sz w:val="28"/>
        </w:rPr>
        <w:t xml:space="preserve"> </w:t>
      </w:r>
      <w:r>
        <w:rPr>
          <w:rFonts w:asciiTheme="minorBidi" w:hAnsiTheme="minorBidi"/>
          <w:color w:val="00B050"/>
          <w:sz w:val="28"/>
        </w:rPr>
        <w:t xml:space="preserve">Freeze all </w:t>
      </w:r>
      <w:r>
        <w:rPr>
          <w:rFonts w:asciiTheme="minorBidi" w:hAnsiTheme="minorBidi"/>
          <w:color w:val="00B050"/>
          <w:sz w:val="28"/>
          <w:cs/>
        </w:rPr>
        <w:t>ได้</w:t>
      </w:r>
      <w:r>
        <w:rPr>
          <w:rFonts w:asciiTheme="minorBidi" w:hAnsiTheme="minorBidi" w:hint="cs"/>
          <w:color w:val="00B050"/>
          <w:sz w:val="28"/>
          <w:cs/>
        </w:rPr>
        <w:t xml:space="preserve">ผลลัพธ์อยู่ที่ </w:t>
      </w:r>
      <w:r>
        <w:rPr>
          <w:rFonts w:asciiTheme="minorBidi" w:hAnsiTheme="minorBidi"/>
          <w:color w:val="00B050"/>
          <w:sz w:val="28"/>
        </w:rPr>
        <w:t xml:space="preserve">91.9–96.8% </w:t>
      </w:r>
      <w:r>
        <w:rPr>
          <w:rFonts w:asciiTheme="minorBidi" w:hAnsiTheme="minorBidi"/>
          <w:color w:val="00B050"/>
          <w:sz w:val="28"/>
          <w:cs/>
        </w:rPr>
        <w:t>ความผิดพลาดกระจา</w:t>
      </w:r>
      <w:r>
        <w:rPr>
          <w:rFonts w:asciiTheme="minorBidi" w:hAnsiTheme="minorBidi" w:hint="cs"/>
          <w:color w:val="00B050"/>
          <w:sz w:val="28"/>
          <w:cs/>
        </w:rPr>
        <w:t>ย</w:t>
      </w:r>
      <w:r>
        <w:rPr>
          <w:rFonts w:asciiTheme="minorBidi" w:hAnsiTheme="minorBidi"/>
          <w:color w:val="00B050"/>
          <w:sz w:val="28"/>
          <w:cs/>
        </w:rPr>
        <w:t>ไปยังคลาสอื่น</w:t>
      </w:r>
      <w:r>
        <w:rPr>
          <w:rFonts w:asciiTheme="minorBidi" w:hAnsiTheme="minorBidi" w:hint="cs"/>
          <w:color w:val="00B050"/>
          <w:sz w:val="28"/>
          <w:cs/>
        </w:rPr>
        <w:t>ๆเป็นจำนวนใกล้เคียงกัน</w:t>
      </w:r>
      <w:r>
        <w:rPr>
          <w:rFonts w:asciiTheme="minorBidi" w:hAnsiTheme="minorBidi"/>
          <w:color w:val="00B050"/>
          <w:sz w:val="28"/>
          <w:cs/>
        </w:rPr>
        <w:t xml:space="preserve"> หลัง </w:t>
      </w:r>
      <w:r>
        <w:rPr>
          <w:rFonts w:asciiTheme="minorBidi" w:hAnsiTheme="minorBidi"/>
          <w:color w:val="00B050"/>
          <w:sz w:val="28"/>
        </w:rPr>
        <w:t xml:space="preserve">Selective Unfreeze </w:t>
      </w:r>
      <w:r>
        <w:rPr>
          <w:rFonts w:asciiTheme="minorBidi" w:hAnsiTheme="minorBidi"/>
          <w:color w:val="00B050"/>
          <w:sz w:val="28"/>
          <w:cs/>
        </w:rPr>
        <w:t>ได้</w:t>
      </w:r>
      <w:r>
        <w:rPr>
          <w:rFonts w:asciiTheme="minorBidi" w:hAnsiTheme="minorBidi" w:hint="cs"/>
          <w:color w:val="00B050"/>
          <w:sz w:val="28"/>
          <w:cs/>
        </w:rPr>
        <w:t>ผลลัพธ์</w:t>
      </w:r>
      <w:r>
        <w:rPr>
          <w:rFonts w:asciiTheme="minorBidi" w:hAnsiTheme="minorBidi"/>
          <w:color w:val="00B050"/>
          <w:sz w:val="28"/>
          <w:cs/>
        </w:rPr>
        <w:t xml:space="preserve"> </w:t>
      </w:r>
      <w:r>
        <w:rPr>
          <w:rFonts w:asciiTheme="minorBidi" w:hAnsiTheme="minorBidi"/>
          <w:color w:val="00B050"/>
          <w:sz w:val="28"/>
        </w:rPr>
        <w:t xml:space="preserve">98.4% </w:t>
      </w:r>
      <w:r>
        <w:rPr>
          <w:rFonts w:asciiTheme="minorBidi" w:hAnsiTheme="minorBidi"/>
          <w:color w:val="00B050"/>
          <w:sz w:val="28"/>
          <w:cs/>
        </w:rPr>
        <w:t xml:space="preserve">เท่ากันทั้ง </w:t>
      </w:r>
      <w:r>
        <w:rPr>
          <w:rFonts w:asciiTheme="minorBidi" w:hAnsiTheme="minorBidi"/>
          <w:color w:val="00B050"/>
          <w:sz w:val="28"/>
        </w:rPr>
        <w:t xml:space="preserve">4 backbone </w:t>
      </w:r>
      <w:r>
        <w:rPr>
          <w:rFonts w:asciiTheme="minorBidi" w:hAnsiTheme="minorBidi"/>
          <w:color w:val="00B050"/>
          <w:sz w:val="28"/>
          <w:cs/>
        </w:rPr>
        <w:t xml:space="preserve">โดยเหลือผิด </w:t>
      </w:r>
      <w:r>
        <w:rPr>
          <w:rFonts w:asciiTheme="minorBidi" w:hAnsiTheme="minorBidi"/>
          <w:color w:val="00B050"/>
          <w:sz w:val="28"/>
        </w:rPr>
        <w:t xml:space="preserve">1 </w:t>
      </w:r>
      <w:r>
        <w:rPr>
          <w:rFonts w:asciiTheme="minorBidi" w:hAnsiTheme="minorBidi"/>
          <w:color w:val="00B050"/>
          <w:sz w:val="28"/>
          <w:cs/>
        </w:rPr>
        <w:t xml:space="preserve">รูปต่อ </w:t>
      </w:r>
      <w:r>
        <w:rPr>
          <w:rFonts w:asciiTheme="minorBidi" w:hAnsiTheme="minorBidi"/>
          <w:color w:val="00B050"/>
          <w:sz w:val="28"/>
        </w:rPr>
        <w:t>backbone (</w:t>
      </w:r>
      <w:r>
        <w:rPr>
          <w:rFonts w:asciiTheme="minorBidi" w:hAnsiTheme="minorBidi" w:hint="cs"/>
          <w:color w:val="00B050"/>
          <w:sz w:val="28"/>
          <w:cs/>
        </w:rPr>
        <w:t xml:space="preserve">โดยทำนายผิดเป็น </w:t>
      </w:r>
      <w:proofErr w:type="spellStart"/>
      <w:r>
        <w:rPr>
          <w:rFonts w:asciiTheme="minorBidi" w:hAnsiTheme="minorBidi"/>
          <w:color w:val="00B050"/>
          <w:sz w:val="28"/>
        </w:rPr>
        <w:t>gomu_gomu</w:t>
      </w:r>
      <w:proofErr w:type="spellEnd"/>
      <w:r>
        <w:rPr>
          <w:rFonts w:asciiTheme="minorBidi" w:hAnsiTheme="minorBidi" w:hint="cs"/>
          <w:color w:val="00B050"/>
          <w:sz w:val="28"/>
          <w:cs/>
        </w:rPr>
        <w:t xml:space="preserve"> และ </w:t>
      </w:r>
      <w:proofErr w:type="spellStart"/>
      <w:r>
        <w:rPr>
          <w:rFonts w:asciiTheme="minorBidi" w:hAnsiTheme="minorBidi"/>
          <w:color w:val="00B050"/>
          <w:sz w:val="28"/>
        </w:rPr>
        <w:t>yami_yami</w:t>
      </w:r>
      <w:proofErr w:type="spellEnd"/>
      <w:r>
        <w:rPr>
          <w:rFonts w:asciiTheme="minorBidi" w:hAnsiTheme="minorBidi"/>
          <w:color w:val="00B050"/>
          <w:sz w:val="28"/>
        </w:rPr>
        <w:t>)</w:t>
      </w:r>
    </w:p>
    <w:p w14:paraId="017D3432" w14:textId="77777777" w:rsidR="00BC241A" w:rsidRPr="00AE15ED" w:rsidRDefault="00BC241A" w:rsidP="00BC241A">
      <w:pPr>
        <w:spacing w:after="100" w:line="300" w:lineRule="auto"/>
        <w:jc w:val="center"/>
        <w:rPr>
          <w:rFonts w:asciiTheme="minorBidi" w:hAnsiTheme="minorBidi"/>
          <w:color w:val="00B050"/>
          <w:sz w:val="28"/>
        </w:rPr>
      </w:pPr>
      <w:r>
        <w:rPr>
          <w:rFonts w:asciiTheme="minorBidi" w:hAnsiTheme="minorBidi"/>
          <w:i/>
          <w:iCs/>
          <w:color w:val="00B050"/>
          <w:sz w:val="28"/>
          <w:cs/>
        </w:rPr>
        <w:t xml:space="preserve">ภาพที่ </w:t>
      </w:r>
      <w:r>
        <w:rPr>
          <w:rFonts w:asciiTheme="minorBidi" w:hAnsiTheme="minorBidi"/>
          <w:i/>
          <w:iCs/>
          <w:color w:val="00B050"/>
          <w:sz w:val="28"/>
        </w:rPr>
        <w:t xml:space="preserve">6.5 </w:t>
      </w:r>
      <w:r>
        <w:rPr>
          <w:rFonts w:asciiTheme="minorBidi" w:hAnsiTheme="minorBidi"/>
          <w:i/>
          <w:iCs/>
          <w:color w:val="00B050"/>
          <w:sz w:val="28"/>
          <w:cs/>
        </w:rPr>
        <w:t xml:space="preserve">ก </w:t>
      </w:r>
      <w:r>
        <w:rPr>
          <w:rFonts w:asciiTheme="minorBidi" w:hAnsiTheme="minorBidi"/>
          <w:i/>
          <w:iCs/>
          <w:color w:val="00B050"/>
          <w:sz w:val="28"/>
        </w:rPr>
        <w:t xml:space="preserve">Confusion matrix </w:t>
      </w:r>
      <w:r>
        <w:rPr>
          <w:rFonts w:asciiTheme="minorBidi" w:hAnsiTheme="minorBidi"/>
          <w:i/>
          <w:iCs/>
          <w:color w:val="00B050"/>
          <w:sz w:val="28"/>
          <w:cs/>
        </w:rPr>
        <w:t xml:space="preserve">ของ </w:t>
      </w:r>
      <w:r>
        <w:rPr>
          <w:rFonts w:asciiTheme="minorBidi" w:hAnsiTheme="minorBidi"/>
          <w:i/>
          <w:iCs/>
          <w:color w:val="00B050"/>
          <w:sz w:val="28"/>
        </w:rPr>
        <w:t>Freeze all (median seed)</w:t>
      </w:r>
    </w:p>
    <w:p w14:paraId="3B4801DC" w14:textId="77777777" w:rsidR="00BC241A" w:rsidRPr="00AE15ED" w:rsidRDefault="00BC241A" w:rsidP="00BC241A">
      <w:pPr>
        <w:spacing w:after="100" w:line="300" w:lineRule="auto"/>
        <w:jc w:val="center"/>
        <w:rPr>
          <w:rFonts w:asciiTheme="minorBidi" w:hAnsiTheme="minorBidi"/>
          <w:color w:val="00B050"/>
          <w:sz w:val="28"/>
        </w:rPr>
      </w:pPr>
      <w:r>
        <w:rPr>
          <w:noProof/>
          <w:color w:val="00B050"/>
        </w:rPr>
        <w:lastRenderedPageBreak/>
        <w:drawing>
          <wp:inline distT="0" distB="0" distL="0" distR="0" wp14:anchorId="51DBE326" wp14:editId="7BA5F827">
            <wp:extent cx="3981778" cy="3583602"/>
            <wp:effectExtent l="0" t="0" r="0" b="0"/>
            <wp:docPr id="239597045" name="fig6_5_cm_freeze.png" descr="fig6_5_cm_freeze.png" title="fig6_5_cm_freez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g6_5_cm_freeze.png" descr="fig6_5_cm_freeze.png" title="fig6_5_cm_freeze.png"/>
                    <pic:cNvPicPr>
                      <a:picLocks noChangeAspect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2701" cy="3602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C2864" w14:textId="77777777" w:rsidR="00BC241A" w:rsidRPr="00AE15ED" w:rsidRDefault="00BC241A" w:rsidP="00BC241A">
      <w:pPr>
        <w:spacing w:after="100" w:line="300" w:lineRule="auto"/>
        <w:jc w:val="center"/>
        <w:rPr>
          <w:rFonts w:asciiTheme="minorBidi" w:hAnsiTheme="minorBidi"/>
          <w:color w:val="00B050"/>
          <w:sz w:val="28"/>
        </w:rPr>
      </w:pPr>
      <w:r>
        <w:rPr>
          <w:rFonts w:asciiTheme="minorBidi" w:hAnsiTheme="minorBidi"/>
          <w:i/>
          <w:iCs/>
          <w:color w:val="00B050"/>
          <w:sz w:val="28"/>
          <w:cs/>
        </w:rPr>
        <w:t xml:space="preserve">ภาพที่ </w:t>
      </w:r>
      <w:r>
        <w:rPr>
          <w:rFonts w:asciiTheme="minorBidi" w:hAnsiTheme="minorBidi"/>
          <w:i/>
          <w:iCs/>
          <w:color w:val="00B050"/>
          <w:sz w:val="28"/>
        </w:rPr>
        <w:t xml:space="preserve">6.5 </w:t>
      </w:r>
      <w:r>
        <w:rPr>
          <w:rFonts w:asciiTheme="minorBidi" w:hAnsiTheme="minorBidi"/>
          <w:i/>
          <w:iCs/>
          <w:color w:val="00B050"/>
          <w:sz w:val="28"/>
          <w:cs/>
        </w:rPr>
        <w:t xml:space="preserve">ข </w:t>
      </w:r>
      <w:r>
        <w:rPr>
          <w:rFonts w:asciiTheme="minorBidi" w:hAnsiTheme="minorBidi"/>
          <w:i/>
          <w:iCs/>
          <w:color w:val="00B050"/>
          <w:sz w:val="28"/>
        </w:rPr>
        <w:t xml:space="preserve">Confusion matrix </w:t>
      </w:r>
      <w:r>
        <w:rPr>
          <w:rFonts w:asciiTheme="minorBidi" w:hAnsiTheme="minorBidi"/>
          <w:i/>
          <w:iCs/>
          <w:color w:val="00B050"/>
          <w:sz w:val="28"/>
          <w:cs/>
        </w:rPr>
        <w:t xml:space="preserve">ของ </w:t>
      </w:r>
      <w:r>
        <w:rPr>
          <w:rFonts w:asciiTheme="minorBidi" w:hAnsiTheme="minorBidi"/>
          <w:i/>
          <w:iCs/>
          <w:color w:val="00B050"/>
          <w:sz w:val="28"/>
        </w:rPr>
        <w:t>Selective Unfreeze (median seed)</w:t>
      </w:r>
    </w:p>
    <w:p w14:paraId="3A2676F8" w14:textId="77777777" w:rsidR="00823334" w:rsidRPr="00AE15ED" w:rsidRDefault="00BC241A" w:rsidP="00C504B1">
      <w:pPr>
        <w:spacing w:after="100" w:line="300" w:lineRule="auto"/>
        <w:jc w:val="center"/>
        <w:rPr>
          <w:rFonts w:asciiTheme="minorBidi" w:hAnsiTheme="minorBidi"/>
          <w:color w:val="00B050"/>
          <w:sz w:val="28"/>
        </w:rPr>
      </w:pPr>
      <w:r>
        <w:rPr>
          <w:noProof/>
          <w:color w:val="00B050"/>
        </w:rPr>
        <w:drawing>
          <wp:inline distT="0" distB="0" distL="0" distR="0" wp14:anchorId="292DD7B8" wp14:editId="5EB988E1">
            <wp:extent cx="4476750" cy="4029075"/>
            <wp:effectExtent l="0" t="0" r="0" b="9525"/>
            <wp:docPr id="41204316" name="fig6_5_cm_freeze.png" descr="fig6_5_cm_freeze.png" title="fig6_5_cm_freez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g6_5_cm_freeze.png" descr="fig6_5_cm_freeze.png" title="fig6_5_cm_freeze.png"/>
                    <pic:cNvPicPr>
                      <a:picLocks noChangeAspect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402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EDE7C" w14:textId="77777777" w:rsidR="0012361C" w:rsidRPr="00AE15ED" w:rsidRDefault="0012361C" w:rsidP="0012361C">
      <w:pPr>
        <w:spacing w:after="100" w:line="300" w:lineRule="auto"/>
        <w:jc w:val="center"/>
        <w:rPr>
          <w:rFonts w:asciiTheme="minorBidi" w:hAnsiTheme="minorBidi"/>
          <w:i/>
          <w:iCs/>
          <w:color w:val="00B050"/>
          <w:sz w:val="28"/>
        </w:rPr>
      </w:pPr>
      <w:r>
        <w:rPr>
          <w:rFonts w:asciiTheme="minorBidi" w:hAnsiTheme="minorBidi"/>
          <w:i/>
          <w:iCs/>
          <w:color w:val="00B050"/>
          <w:sz w:val="28"/>
          <w:cs/>
        </w:rPr>
        <w:lastRenderedPageBreak/>
        <w:t xml:space="preserve">ตารางที่ </w:t>
      </w:r>
      <w:r>
        <w:rPr>
          <w:rFonts w:asciiTheme="minorBidi" w:hAnsiTheme="minorBidi"/>
          <w:i/>
          <w:iCs/>
          <w:color w:val="00B050"/>
          <w:sz w:val="28"/>
        </w:rPr>
        <w:t xml:space="preserve">6.5 </w:t>
      </w:r>
      <w:r>
        <w:rPr>
          <w:rFonts w:asciiTheme="minorBidi" w:hAnsiTheme="minorBidi"/>
          <w:i/>
          <w:iCs/>
          <w:color w:val="00B050"/>
          <w:sz w:val="28"/>
          <w:cs/>
        </w:rPr>
        <w:t xml:space="preserve">จำนวนรูปที่ทำนายผิดจาก </w:t>
      </w:r>
      <w:r>
        <w:rPr>
          <w:rFonts w:asciiTheme="minorBidi" w:hAnsiTheme="minorBidi"/>
          <w:i/>
          <w:iCs/>
          <w:color w:val="00B050"/>
          <w:sz w:val="28"/>
        </w:rPr>
        <w:t xml:space="preserve">test set 273 </w:t>
      </w:r>
      <w:r>
        <w:rPr>
          <w:rFonts w:asciiTheme="minorBidi" w:hAnsiTheme="minorBidi"/>
          <w:i/>
          <w:iCs/>
          <w:color w:val="00B050"/>
          <w:sz w:val="28"/>
          <w:cs/>
        </w:rPr>
        <w:t>รูป</w:t>
      </w:r>
    </w:p>
    <w:tbl>
      <w:tblPr>
        <w:tblW w:w="936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86"/>
        <w:gridCol w:w="2088"/>
        <w:gridCol w:w="2088"/>
        <w:gridCol w:w="1752"/>
        <w:gridCol w:w="1752"/>
      </w:tblGrid>
      <w:tr w:rsidR="00B024B5" w:rsidRPr="00AE15ED" w14:paraId="7F3BD16C" w14:textId="77777777" w:rsidTr="0012361C">
        <w:trPr>
          <w:tblHeader/>
          <w:jc w:val="center"/>
        </w:trPr>
        <w:tc>
          <w:tcPr>
            <w:tcW w:w="168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DE6F0"/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7F9A2571" w14:textId="366588FF" w:rsidR="00B024B5" w:rsidRPr="00AE15ED" w:rsidRDefault="00B024B5" w:rsidP="00B024B5">
            <w:pPr>
              <w:spacing w:after="100" w:line="300" w:lineRule="auto"/>
              <w:jc w:val="center"/>
              <w:rPr>
                <w:rFonts w:asciiTheme="minorBidi" w:hAnsiTheme="minorBidi"/>
                <w:color w:val="00B050"/>
                <w:sz w:val="28"/>
              </w:rPr>
            </w:pPr>
            <w:r w:rsidRPr="00AE15ED">
              <w:rPr>
                <w:rFonts w:asciiTheme="minorBidi" w:hAnsiTheme="minorBidi"/>
                <w:b/>
                <w:bCs/>
                <w:color w:val="00B050"/>
                <w:sz w:val="28"/>
              </w:rPr>
              <w:t>Backbone</w:t>
            </w:r>
          </w:p>
        </w:tc>
        <w:tc>
          <w:tcPr>
            <w:tcW w:w="208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DE6F0"/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579B5D8E" w14:textId="33489C36" w:rsidR="00B024B5" w:rsidRPr="00AE15ED" w:rsidRDefault="00B024B5" w:rsidP="00B024B5">
            <w:pPr>
              <w:spacing w:after="100" w:line="300" w:lineRule="auto"/>
              <w:jc w:val="center"/>
              <w:rPr>
                <w:rFonts w:asciiTheme="minorBidi" w:hAnsiTheme="minorBidi"/>
                <w:color w:val="00B050"/>
                <w:sz w:val="28"/>
              </w:rPr>
            </w:pPr>
            <w:r w:rsidRPr="00AE15ED">
              <w:rPr>
                <w:rFonts w:asciiTheme="minorBidi" w:hAnsiTheme="minorBidi"/>
                <w:b/>
                <w:bCs/>
                <w:color w:val="00B050"/>
                <w:sz w:val="28"/>
              </w:rPr>
              <w:t>Freeze all</w:t>
            </w:r>
            <w:r w:rsidRPr="00AE15ED">
              <w:rPr>
                <w:rFonts w:asciiTheme="minorBidi" w:hAnsiTheme="minorBidi"/>
                <w:b/>
                <w:bCs/>
                <w:color w:val="00B050"/>
                <w:sz w:val="28"/>
              </w:rPr>
              <w:br/>
              <w:t>(median seed)</w:t>
            </w:r>
          </w:p>
        </w:tc>
        <w:tc>
          <w:tcPr>
            <w:tcW w:w="208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DE6F0"/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7E60F403" w14:textId="4DAC05D6" w:rsidR="00B024B5" w:rsidRPr="00AE15ED" w:rsidRDefault="00B024B5" w:rsidP="00B024B5">
            <w:pPr>
              <w:spacing w:after="100" w:line="300" w:lineRule="auto"/>
              <w:jc w:val="center"/>
              <w:rPr>
                <w:rFonts w:asciiTheme="minorBidi" w:hAnsiTheme="minorBidi"/>
                <w:color w:val="00B050"/>
                <w:sz w:val="28"/>
              </w:rPr>
            </w:pPr>
            <w:r w:rsidRPr="00AE15ED">
              <w:rPr>
                <w:rFonts w:asciiTheme="minorBidi" w:hAnsiTheme="minorBidi"/>
                <w:b/>
                <w:bCs/>
                <w:color w:val="00B050"/>
                <w:sz w:val="28"/>
              </w:rPr>
              <w:t>Freeze all</w:t>
            </w:r>
            <w:r w:rsidRPr="00AE15ED">
              <w:rPr>
                <w:rFonts w:asciiTheme="minorBidi" w:hAnsiTheme="minorBidi"/>
                <w:b/>
                <w:bCs/>
                <w:color w:val="00B050"/>
                <w:sz w:val="28"/>
              </w:rPr>
              <w:br/>
              <w:t>(</w:t>
            </w:r>
            <w:r w:rsidRPr="00AE15ED">
              <w:rPr>
                <w:rFonts w:asciiTheme="minorBidi" w:hAnsiTheme="minorBidi"/>
                <w:b/>
                <w:bCs/>
                <w:color w:val="00B050"/>
                <w:sz w:val="28"/>
                <w:cs/>
              </w:rPr>
              <w:t>เฉลี่ย</w:t>
            </w:r>
            <w:r w:rsidRPr="00AE15ED">
              <w:rPr>
                <w:rFonts w:asciiTheme="minorBidi" w:hAnsiTheme="minorBidi"/>
                <w:b/>
                <w:bCs/>
                <w:color w:val="00B050"/>
                <w:sz w:val="28"/>
              </w:rPr>
              <w:t xml:space="preserve"> 10 seed)</w:t>
            </w:r>
          </w:p>
        </w:tc>
        <w:tc>
          <w:tcPr>
            <w:tcW w:w="175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DE6F0"/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687E18B7" w14:textId="5ACFC08B" w:rsidR="00B024B5" w:rsidRPr="00AE15ED" w:rsidRDefault="00B024B5" w:rsidP="00B024B5">
            <w:pPr>
              <w:spacing w:after="100" w:line="300" w:lineRule="auto"/>
              <w:jc w:val="center"/>
              <w:rPr>
                <w:rFonts w:asciiTheme="minorBidi" w:hAnsiTheme="minorBidi"/>
                <w:color w:val="00B050"/>
                <w:sz w:val="28"/>
              </w:rPr>
            </w:pPr>
            <w:r w:rsidRPr="00AE15ED">
              <w:rPr>
                <w:rFonts w:asciiTheme="minorBidi" w:hAnsiTheme="minorBidi"/>
                <w:b/>
                <w:bCs/>
                <w:color w:val="00B050"/>
                <w:sz w:val="28"/>
              </w:rPr>
              <w:t>Selective Unfreeze</w:t>
            </w:r>
            <w:r w:rsidRPr="00AE15ED">
              <w:rPr>
                <w:rFonts w:asciiTheme="minorBidi" w:hAnsiTheme="minorBidi"/>
                <w:b/>
                <w:bCs/>
                <w:color w:val="00B050"/>
                <w:sz w:val="28"/>
              </w:rPr>
              <w:br/>
              <w:t>(median seed)</w:t>
            </w:r>
          </w:p>
        </w:tc>
        <w:tc>
          <w:tcPr>
            <w:tcW w:w="175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DE6F0"/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4887079C" w14:textId="65609B65" w:rsidR="00B024B5" w:rsidRPr="00AE15ED" w:rsidRDefault="00B024B5" w:rsidP="00B024B5">
            <w:pPr>
              <w:spacing w:after="100" w:line="300" w:lineRule="auto"/>
              <w:jc w:val="center"/>
              <w:rPr>
                <w:rFonts w:asciiTheme="minorBidi" w:hAnsiTheme="minorBidi"/>
                <w:color w:val="00B050"/>
                <w:sz w:val="28"/>
              </w:rPr>
            </w:pPr>
            <w:r w:rsidRPr="00AE15ED">
              <w:rPr>
                <w:rFonts w:asciiTheme="minorBidi" w:hAnsiTheme="minorBidi"/>
                <w:b/>
                <w:bCs/>
                <w:color w:val="00B050"/>
                <w:sz w:val="28"/>
              </w:rPr>
              <w:t>Selective Unfreeze</w:t>
            </w:r>
            <w:r w:rsidRPr="00AE15ED">
              <w:rPr>
                <w:rFonts w:asciiTheme="minorBidi" w:hAnsiTheme="minorBidi"/>
                <w:b/>
                <w:bCs/>
                <w:color w:val="00B050"/>
                <w:sz w:val="28"/>
              </w:rPr>
              <w:br/>
              <w:t>(</w:t>
            </w:r>
            <w:r w:rsidRPr="00AE15ED">
              <w:rPr>
                <w:rFonts w:asciiTheme="minorBidi" w:hAnsiTheme="minorBidi"/>
                <w:b/>
                <w:bCs/>
                <w:color w:val="00B050"/>
                <w:sz w:val="28"/>
                <w:cs/>
              </w:rPr>
              <w:t xml:space="preserve">เฉลี่ย </w:t>
            </w:r>
            <w:r w:rsidRPr="00AE15ED">
              <w:rPr>
                <w:rFonts w:asciiTheme="minorBidi" w:hAnsiTheme="minorBidi"/>
                <w:b/>
                <w:bCs/>
                <w:color w:val="00B050"/>
                <w:sz w:val="28"/>
              </w:rPr>
              <w:t>10 seed)</w:t>
            </w:r>
          </w:p>
        </w:tc>
      </w:tr>
      <w:tr w:rsidR="00B024B5" w:rsidRPr="00AE15ED" w14:paraId="22B6FF9B" w14:textId="77777777" w:rsidTr="0012361C">
        <w:trPr>
          <w:jc w:val="center"/>
        </w:trPr>
        <w:tc>
          <w:tcPr>
            <w:tcW w:w="168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34DE0FB3" w14:textId="2C91EB5B" w:rsidR="00B024B5" w:rsidRPr="00AE15ED" w:rsidRDefault="00B024B5" w:rsidP="00B024B5">
            <w:pPr>
              <w:spacing w:after="100" w:line="300" w:lineRule="auto"/>
              <w:jc w:val="center"/>
              <w:rPr>
                <w:rFonts w:asciiTheme="minorBidi" w:hAnsiTheme="minorBidi"/>
                <w:color w:val="00B050"/>
                <w:sz w:val="28"/>
              </w:rPr>
            </w:pPr>
            <w:r w:rsidRPr="00AE15ED">
              <w:rPr>
                <w:rFonts w:asciiTheme="minorBidi" w:hAnsiTheme="minorBidi"/>
                <w:color w:val="00B050"/>
                <w:sz w:val="28"/>
              </w:rPr>
              <w:t>ResNet50</w:t>
            </w:r>
          </w:p>
        </w:tc>
        <w:tc>
          <w:tcPr>
            <w:tcW w:w="208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460D1C6B" w14:textId="6CD73FCC" w:rsidR="00B024B5" w:rsidRPr="00AE15ED" w:rsidRDefault="00B024B5" w:rsidP="00B024B5">
            <w:pPr>
              <w:spacing w:after="100" w:line="300" w:lineRule="auto"/>
              <w:jc w:val="center"/>
              <w:rPr>
                <w:rFonts w:asciiTheme="minorBidi" w:hAnsiTheme="minorBidi"/>
                <w:color w:val="00B050"/>
                <w:sz w:val="28"/>
              </w:rPr>
            </w:pPr>
            <w:r w:rsidRPr="00AE15ED">
              <w:rPr>
                <w:rFonts w:asciiTheme="minorBidi" w:hAnsiTheme="minorBidi"/>
                <w:color w:val="00B050"/>
                <w:sz w:val="28"/>
              </w:rPr>
              <w:t>12 (4.4%)</w:t>
            </w:r>
          </w:p>
        </w:tc>
        <w:tc>
          <w:tcPr>
            <w:tcW w:w="208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00081F46" w14:textId="504D591F" w:rsidR="00B024B5" w:rsidRPr="00AE15ED" w:rsidRDefault="00B024B5" w:rsidP="00B024B5">
            <w:pPr>
              <w:spacing w:after="100" w:line="300" w:lineRule="auto"/>
              <w:jc w:val="center"/>
              <w:rPr>
                <w:rFonts w:asciiTheme="minorBidi" w:hAnsiTheme="minorBidi"/>
                <w:color w:val="00B050"/>
                <w:sz w:val="28"/>
              </w:rPr>
            </w:pPr>
            <w:r w:rsidRPr="00AE15ED">
              <w:rPr>
                <w:rFonts w:asciiTheme="minorBidi" w:hAnsiTheme="minorBidi"/>
                <w:color w:val="00B050"/>
                <w:sz w:val="28"/>
              </w:rPr>
              <w:t>11.8</w:t>
            </w:r>
          </w:p>
        </w:tc>
        <w:tc>
          <w:tcPr>
            <w:tcW w:w="175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52A47135" w14:textId="1728E175" w:rsidR="00B024B5" w:rsidRPr="00AE15ED" w:rsidRDefault="00B024B5" w:rsidP="00B024B5">
            <w:pPr>
              <w:spacing w:after="100" w:line="300" w:lineRule="auto"/>
              <w:jc w:val="center"/>
              <w:rPr>
                <w:rFonts w:asciiTheme="minorBidi" w:hAnsiTheme="minorBidi"/>
                <w:color w:val="00B050"/>
                <w:sz w:val="28"/>
              </w:rPr>
            </w:pPr>
            <w:r w:rsidRPr="00AE15ED">
              <w:rPr>
                <w:rFonts w:asciiTheme="minorBidi" w:hAnsiTheme="minorBidi"/>
                <w:color w:val="00B050"/>
                <w:sz w:val="28"/>
              </w:rPr>
              <w:t>2 (0.7%)</w:t>
            </w:r>
          </w:p>
        </w:tc>
        <w:tc>
          <w:tcPr>
            <w:tcW w:w="175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0997E19D" w14:textId="2F98562C" w:rsidR="00B024B5" w:rsidRPr="00AE15ED" w:rsidRDefault="00B024B5" w:rsidP="00B024B5">
            <w:pPr>
              <w:spacing w:after="100" w:line="300" w:lineRule="auto"/>
              <w:jc w:val="center"/>
              <w:rPr>
                <w:rFonts w:asciiTheme="minorBidi" w:hAnsiTheme="minorBidi"/>
                <w:color w:val="00B050"/>
                <w:sz w:val="28"/>
              </w:rPr>
            </w:pPr>
            <w:r w:rsidRPr="00AE15ED">
              <w:rPr>
                <w:rFonts w:asciiTheme="minorBidi" w:hAnsiTheme="minorBidi"/>
                <w:color w:val="00B050"/>
                <w:sz w:val="28"/>
              </w:rPr>
              <w:t>2.2</w:t>
            </w:r>
          </w:p>
        </w:tc>
      </w:tr>
      <w:tr w:rsidR="00B024B5" w:rsidRPr="00AE15ED" w14:paraId="209E9498" w14:textId="77777777" w:rsidTr="0012361C">
        <w:trPr>
          <w:jc w:val="center"/>
        </w:trPr>
        <w:tc>
          <w:tcPr>
            <w:tcW w:w="168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6178A04B" w14:textId="54DC9AA9" w:rsidR="00B024B5" w:rsidRPr="00AE15ED" w:rsidRDefault="00B024B5" w:rsidP="00B024B5">
            <w:pPr>
              <w:spacing w:after="100" w:line="300" w:lineRule="auto"/>
              <w:jc w:val="center"/>
              <w:rPr>
                <w:rFonts w:asciiTheme="minorBidi" w:hAnsiTheme="minorBidi"/>
                <w:color w:val="00B050"/>
                <w:sz w:val="28"/>
              </w:rPr>
            </w:pPr>
            <w:r w:rsidRPr="00AE15ED">
              <w:rPr>
                <w:rFonts w:asciiTheme="minorBidi" w:hAnsiTheme="minorBidi"/>
                <w:color w:val="00B050"/>
                <w:sz w:val="28"/>
              </w:rPr>
              <w:t>VGG16</w:t>
            </w:r>
          </w:p>
        </w:tc>
        <w:tc>
          <w:tcPr>
            <w:tcW w:w="208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6BAA45EB" w14:textId="06559750" w:rsidR="00B024B5" w:rsidRPr="00AE15ED" w:rsidRDefault="00B024B5" w:rsidP="00B024B5">
            <w:pPr>
              <w:spacing w:after="100" w:line="300" w:lineRule="auto"/>
              <w:jc w:val="center"/>
              <w:rPr>
                <w:rFonts w:asciiTheme="minorBidi" w:hAnsiTheme="minorBidi"/>
                <w:color w:val="00B050"/>
                <w:sz w:val="28"/>
              </w:rPr>
            </w:pPr>
            <w:r w:rsidRPr="00AE15ED">
              <w:rPr>
                <w:rFonts w:asciiTheme="minorBidi" w:hAnsiTheme="minorBidi"/>
                <w:color w:val="00B050"/>
                <w:sz w:val="28"/>
              </w:rPr>
              <w:t>14 (5.1%)</w:t>
            </w:r>
          </w:p>
        </w:tc>
        <w:tc>
          <w:tcPr>
            <w:tcW w:w="208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7E493F0E" w14:textId="71522E82" w:rsidR="00B024B5" w:rsidRPr="00AE15ED" w:rsidRDefault="00B024B5" w:rsidP="00B024B5">
            <w:pPr>
              <w:spacing w:after="100" w:line="300" w:lineRule="auto"/>
              <w:jc w:val="center"/>
              <w:rPr>
                <w:rFonts w:asciiTheme="minorBidi" w:hAnsiTheme="minorBidi"/>
                <w:color w:val="00B050"/>
                <w:sz w:val="28"/>
              </w:rPr>
            </w:pPr>
            <w:r w:rsidRPr="00AE15ED">
              <w:rPr>
                <w:rFonts w:asciiTheme="minorBidi" w:hAnsiTheme="minorBidi"/>
                <w:color w:val="00B050"/>
                <w:sz w:val="28"/>
              </w:rPr>
              <w:t>13.4</w:t>
            </w:r>
          </w:p>
        </w:tc>
        <w:tc>
          <w:tcPr>
            <w:tcW w:w="175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5B04F17F" w14:textId="3C833EEB" w:rsidR="00B024B5" w:rsidRPr="00AE15ED" w:rsidRDefault="00B024B5" w:rsidP="00B024B5">
            <w:pPr>
              <w:spacing w:after="100" w:line="300" w:lineRule="auto"/>
              <w:jc w:val="center"/>
              <w:rPr>
                <w:rFonts w:asciiTheme="minorBidi" w:hAnsiTheme="minorBidi"/>
                <w:color w:val="00B050"/>
                <w:sz w:val="28"/>
              </w:rPr>
            </w:pPr>
            <w:r w:rsidRPr="00AE15ED">
              <w:rPr>
                <w:rFonts w:asciiTheme="minorBidi" w:hAnsiTheme="minorBidi"/>
                <w:color w:val="00B050"/>
                <w:sz w:val="28"/>
              </w:rPr>
              <w:t>1 (0.4%)</w:t>
            </w:r>
          </w:p>
        </w:tc>
        <w:tc>
          <w:tcPr>
            <w:tcW w:w="175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67B18740" w14:textId="4952B3BC" w:rsidR="00B024B5" w:rsidRPr="00AE15ED" w:rsidRDefault="00B024B5" w:rsidP="00B024B5">
            <w:pPr>
              <w:spacing w:after="100" w:line="300" w:lineRule="auto"/>
              <w:jc w:val="center"/>
              <w:rPr>
                <w:rFonts w:asciiTheme="minorBidi" w:hAnsiTheme="minorBidi"/>
                <w:color w:val="00B050"/>
                <w:sz w:val="28"/>
              </w:rPr>
            </w:pPr>
            <w:r w:rsidRPr="00AE15ED">
              <w:rPr>
                <w:rFonts w:asciiTheme="minorBidi" w:hAnsiTheme="minorBidi"/>
                <w:color w:val="00B050"/>
                <w:sz w:val="28"/>
              </w:rPr>
              <w:t>1.2</w:t>
            </w:r>
          </w:p>
        </w:tc>
      </w:tr>
      <w:tr w:rsidR="00B024B5" w:rsidRPr="00AE15ED" w14:paraId="23944900" w14:textId="77777777" w:rsidTr="0012361C">
        <w:trPr>
          <w:jc w:val="center"/>
        </w:trPr>
        <w:tc>
          <w:tcPr>
            <w:tcW w:w="168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7EB745BC" w14:textId="3E51799C" w:rsidR="00B024B5" w:rsidRPr="00AE15ED" w:rsidRDefault="00B024B5" w:rsidP="00B024B5">
            <w:pPr>
              <w:spacing w:after="100" w:line="300" w:lineRule="auto"/>
              <w:jc w:val="center"/>
              <w:rPr>
                <w:rFonts w:asciiTheme="minorBidi" w:hAnsiTheme="minorBidi"/>
                <w:color w:val="00B050"/>
                <w:sz w:val="28"/>
              </w:rPr>
            </w:pPr>
            <w:r w:rsidRPr="00AE15ED">
              <w:rPr>
                <w:rFonts w:asciiTheme="minorBidi" w:hAnsiTheme="minorBidi"/>
                <w:color w:val="00B050"/>
                <w:sz w:val="28"/>
              </w:rPr>
              <w:t>EfficientNet-B0</w:t>
            </w:r>
          </w:p>
        </w:tc>
        <w:tc>
          <w:tcPr>
            <w:tcW w:w="208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57FB382E" w14:textId="32860E06" w:rsidR="00B024B5" w:rsidRPr="00AE15ED" w:rsidRDefault="00B024B5" w:rsidP="00B024B5">
            <w:pPr>
              <w:spacing w:after="100" w:line="300" w:lineRule="auto"/>
              <w:jc w:val="center"/>
              <w:rPr>
                <w:rFonts w:asciiTheme="minorBidi" w:hAnsiTheme="minorBidi"/>
                <w:color w:val="00B050"/>
                <w:sz w:val="28"/>
              </w:rPr>
            </w:pPr>
            <w:r w:rsidRPr="00AE15ED">
              <w:rPr>
                <w:rFonts w:asciiTheme="minorBidi" w:hAnsiTheme="minorBidi"/>
                <w:color w:val="00B050"/>
                <w:sz w:val="28"/>
              </w:rPr>
              <w:t>8 (2.9%)</w:t>
            </w:r>
          </w:p>
        </w:tc>
        <w:tc>
          <w:tcPr>
            <w:tcW w:w="208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5BA7125A" w14:textId="0BE1B4FF" w:rsidR="00B024B5" w:rsidRPr="00AE15ED" w:rsidRDefault="00B024B5" w:rsidP="00B024B5">
            <w:pPr>
              <w:spacing w:after="100" w:line="300" w:lineRule="auto"/>
              <w:jc w:val="center"/>
              <w:rPr>
                <w:rFonts w:asciiTheme="minorBidi" w:hAnsiTheme="minorBidi"/>
                <w:color w:val="00B050"/>
                <w:sz w:val="28"/>
              </w:rPr>
            </w:pPr>
            <w:r w:rsidRPr="00AE15ED">
              <w:rPr>
                <w:rFonts w:asciiTheme="minorBidi" w:hAnsiTheme="minorBidi"/>
                <w:color w:val="00B050"/>
                <w:sz w:val="28"/>
              </w:rPr>
              <w:t>8.4</w:t>
            </w:r>
          </w:p>
        </w:tc>
        <w:tc>
          <w:tcPr>
            <w:tcW w:w="175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3377F823" w14:textId="4E3576E5" w:rsidR="00B024B5" w:rsidRPr="00AE15ED" w:rsidRDefault="00B024B5" w:rsidP="00B024B5">
            <w:pPr>
              <w:spacing w:after="100" w:line="300" w:lineRule="auto"/>
              <w:jc w:val="center"/>
              <w:rPr>
                <w:rFonts w:asciiTheme="minorBidi" w:hAnsiTheme="minorBidi"/>
                <w:color w:val="00B050"/>
                <w:sz w:val="28"/>
              </w:rPr>
            </w:pPr>
            <w:r w:rsidRPr="00AE15ED">
              <w:rPr>
                <w:rFonts w:asciiTheme="minorBidi" w:hAnsiTheme="minorBidi"/>
                <w:color w:val="00B050"/>
                <w:sz w:val="28"/>
              </w:rPr>
              <w:t>4 (1.5%)</w:t>
            </w:r>
          </w:p>
        </w:tc>
        <w:tc>
          <w:tcPr>
            <w:tcW w:w="175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1C7730B5" w14:textId="6725B881" w:rsidR="00B024B5" w:rsidRPr="00AE15ED" w:rsidRDefault="00B024B5" w:rsidP="00B024B5">
            <w:pPr>
              <w:spacing w:after="100" w:line="300" w:lineRule="auto"/>
              <w:jc w:val="center"/>
              <w:rPr>
                <w:rFonts w:asciiTheme="minorBidi" w:hAnsiTheme="minorBidi"/>
                <w:color w:val="00B050"/>
                <w:sz w:val="28"/>
              </w:rPr>
            </w:pPr>
            <w:r w:rsidRPr="00AE15ED">
              <w:rPr>
                <w:rFonts w:asciiTheme="minorBidi" w:hAnsiTheme="minorBidi"/>
                <w:color w:val="00B050"/>
                <w:sz w:val="28"/>
              </w:rPr>
              <w:t>4.5</w:t>
            </w:r>
          </w:p>
        </w:tc>
      </w:tr>
      <w:tr w:rsidR="00B024B5" w:rsidRPr="00AE15ED" w14:paraId="12D254E7" w14:textId="77777777" w:rsidTr="0012361C">
        <w:trPr>
          <w:trHeight w:val="954"/>
          <w:jc w:val="center"/>
        </w:trPr>
        <w:tc>
          <w:tcPr>
            <w:tcW w:w="168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0AC15627" w14:textId="5ECDC343" w:rsidR="00B024B5" w:rsidRPr="00AE15ED" w:rsidRDefault="00B024B5" w:rsidP="00B024B5">
            <w:pPr>
              <w:spacing w:after="100" w:line="300" w:lineRule="auto"/>
              <w:jc w:val="center"/>
              <w:rPr>
                <w:rFonts w:asciiTheme="minorBidi" w:hAnsiTheme="minorBidi"/>
                <w:color w:val="00B050"/>
                <w:sz w:val="28"/>
              </w:rPr>
            </w:pPr>
            <w:r w:rsidRPr="00AE15ED">
              <w:rPr>
                <w:rFonts w:asciiTheme="minorBidi" w:hAnsiTheme="minorBidi"/>
                <w:color w:val="00B050"/>
                <w:sz w:val="28"/>
              </w:rPr>
              <w:t>MobileNetV3-Small</w:t>
            </w:r>
          </w:p>
        </w:tc>
        <w:tc>
          <w:tcPr>
            <w:tcW w:w="208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3612BEC8" w14:textId="2F7C5178" w:rsidR="00B024B5" w:rsidRPr="00AE15ED" w:rsidRDefault="00B024B5" w:rsidP="00B024B5">
            <w:pPr>
              <w:spacing w:after="100" w:line="300" w:lineRule="auto"/>
              <w:jc w:val="center"/>
              <w:rPr>
                <w:rFonts w:asciiTheme="minorBidi" w:hAnsiTheme="minorBidi"/>
                <w:color w:val="00B050"/>
                <w:sz w:val="28"/>
              </w:rPr>
            </w:pPr>
            <w:r w:rsidRPr="00AE15ED">
              <w:rPr>
                <w:rFonts w:asciiTheme="minorBidi" w:hAnsiTheme="minorBidi"/>
                <w:color w:val="00B050"/>
                <w:sz w:val="28"/>
              </w:rPr>
              <w:t>11 (4.0%)</w:t>
            </w:r>
          </w:p>
        </w:tc>
        <w:tc>
          <w:tcPr>
            <w:tcW w:w="208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082DC35F" w14:textId="052712BB" w:rsidR="00B024B5" w:rsidRPr="00AE15ED" w:rsidRDefault="00B024B5" w:rsidP="00B024B5">
            <w:pPr>
              <w:spacing w:after="100" w:line="300" w:lineRule="auto"/>
              <w:jc w:val="center"/>
              <w:rPr>
                <w:rFonts w:asciiTheme="minorBidi" w:hAnsiTheme="minorBidi"/>
                <w:color w:val="00B050"/>
                <w:sz w:val="28"/>
              </w:rPr>
            </w:pPr>
            <w:r w:rsidRPr="00AE15ED">
              <w:rPr>
                <w:rFonts w:asciiTheme="minorBidi" w:hAnsiTheme="minorBidi"/>
                <w:color w:val="00B050"/>
                <w:sz w:val="28"/>
              </w:rPr>
              <w:t>11.8</w:t>
            </w:r>
          </w:p>
        </w:tc>
        <w:tc>
          <w:tcPr>
            <w:tcW w:w="175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5EACB647" w14:textId="536F462E" w:rsidR="00B024B5" w:rsidRPr="00AE15ED" w:rsidRDefault="00B024B5" w:rsidP="00B024B5">
            <w:pPr>
              <w:spacing w:after="100" w:line="300" w:lineRule="auto"/>
              <w:jc w:val="center"/>
              <w:rPr>
                <w:rFonts w:asciiTheme="minorBidi" w:hAnsiTheme="minorBidi"/>
                <w:color w:val="00B050"/>
                <w:sz w:val="28"/>
              </w:rPr>
            </w:pPr>
            <w:r w:rsidRPr="00AE15ED">
              <w:rPr>
                <w:rFonts w:asciiTheme="minorBidi" w:hAnsiTheme="minorBidi"/>
                <w:color w:val="00B050"/>
                <w:sz w:val="28"/>
              </w:rPr>
              <w:t>4 (1.5%)</w:t>
            </w:r>
          </w:p>
        </w:tc>
        <w:tc>
          <w:tcPr>
            <w:tcW w:w="175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  <w:hideMark/>
          </w:tcPr>
          <w:p w14:paraId="22D9A66C" w14:textId="4698C056" w:rsidR="00B024B5" w:rsidRPr="00AE15ED" w:rsidRDefault="00B024B5" w:rsidP="00B024B5">
            <w:pPr>
              <w:spacing w:after="100" w:line="300" w:lineRule="auto"/>
              <w:jc w:val="center"/>
              <w:rPr>
                <w:rFonts w:asciiTheme="minorBidi" w:hAnsiTheme="minorBidi"/>
                <w:color w:val="00B050"/>
                <w:sz w:val="28"/>
              </w:rPr>
            </w:pPr>
            <w:r w:rsidRPr="00AE15ED">
              <w:rPr>
                <w:rFonts w:asciiTheme="minorBidi" w:hAnsiTheme="minorBidi"/>
                <w:color w:val="00B050"/>
                <w:sz w:val="28"/>
              </w:rPr>
              <w:t>4.0</w:t>
            </w:r>
          </w:p>
        </w:tc>
      </w:tr>
    </w:tbl>
    <w:p w14:paraId="2A0FE954" w14:textId="77777777" w:rsidR="0012361C" w:rsidRPr="00BC241A" w:rsidRDefault="0012361C" w:rsidP="00BC241A">
      <w:pPr>
        <w:spacing w:after="100" w:line="300" w:lineRule="auto"/>
        <w:jc w:val="center"/>
        <w:rPr>
          <w:rFonts w:asciiTheme="minorBidi" w:hAnsiTheme="minorBidi"/>
          <w:sz w:val="28"/>
        </w:rPr>
      </w:pPr>
    </w:p>
    <w:p w14:paraId="3F76F2F7" w14:textId="77777777" w:rsidR="00C54C63" w:rsidRPr="00C54C63" w:rsidRDefault="00C54C63" w:rsidP="00C54C63">
      <w:pPr>
        <w:spacing w:after="100" w:line="300" w:lineRule="auto"/>
        <w:jc w:val="thaiDistribute"/>
        <w:rPr>
          <w:rFonts w:asciiTheme="minorBidi" w:hAnsiTheme="minorBidi"/>
          <w:sz w:val="28"/>
        </w:rPr>
      </w:pPr>
    </w:p>
    <w:p w14:paraId="5153B117" w14:textId="77777777" w:rsidR="00DF1067" w:rsidRDefault="002448E8" w:rsidP="002C71CB">
      <w:pPr>
        <w:pStyle w:val="ListParagraph"/>
        <w:numPr>
          <w:ilvl w:val="0"/>
          <w:numId w:val="5"/>
        </w:numPr>
        <w:rPr>
          <w:color w:val="00B050"/>
        </w:rPr>
      </w:pPr>
      <w:proofErr w:type="spellStart"/>
      <w:r>
        <w:rPr>
          <w:color w:val="00B050"/>
        </w:rPr>
        <w:t>GradCAM</w:t>
      </w:r>
      <w:proofErr w:type="spellEnd"/>
      <w:r>
        <w:rPr>
          <w:color w:val="00B050"/>
        </w:rPr>
        <w:t xml:space="preserve"> analysis </w:t>
      </w:r>
      <w:r>
        <w:rPr>
          <w:rFonts w:hint="cs"/>
          <w:color w:val="00B050"/>
          <w:cs/>
        </w:rPr>
        <w:t xml:space="preserve">ใช้เพื่อตรวจสอบว่าโมเดลตัดสินใจจำแนกภาพโดยโฟกัสไปที่บริวณที่เหมาะสมหรือไม่ </w:t>
      </w:r>
      <w:r>
        <w:rPr>
          <w:color w:val="00B050"/>
          <w:cs/>
        </w:rPr>
        <w:t>โดยสีแดง-เหลืองแสดงพื้นที่ที่โมเดลให้ความสนใจมากที่สุดและสีน้ำเงินแสดงพื้นที่ที่มีผลน้อย</w:t>
      </w:r>
      <w:r>
        <w:rPr>
          <w:color w:val="00B050"/>
        </w:rPr>
        <w:t xml:space="preserve"> </w:t>
      </w:r>
      <w:r>
        <w:rPr>
          <w:rFonts w:hint="cs"/>
          <w:color w:val="00B050"/>
          <w:cs/>
        </w:rPr>
        <w:t xml:space="preserve">พบว่าทุกโมเดลสามารถโฟกัสไปที่ตัวผลไม้ได้โดยตรง แต่จุดที่โฟกัสจะแตกต่างกันไปแต่ละโมเดล </w:t>
      </w:r>
      <w:r>
        <w:rPr>
          <w:color w:val="00B050"/>
        </w:rPr>
        <w:t>(</w:t>
      </w:r>
      <w:r>
        <w:rPr>
          <w:rFonts w:hint="cs"/>
          <w:color w:val="00B050"/>
          <w:cs/>
        </w:rPr>
        <w:t xml:space="preserve">ใช้ </w:t>
      </w:r>
      <w:r>
        <w:rPr>
          <w:color w:val="00B050"/>
        </w:rPr>
        <w:t xml:space="preserve">median </w:t>
      </w:r>
      <w:proofErr w:type="gramStart"/>
      <w:r>
        <w:rPr>
          <w:color w:val="00B050"/>
        </w:rPr>
        <w:t>seed</w:t>
      </w:r>
      <w:r>
        <w:rPr>
          <w:rFonts w:hint="cs"/>
          <w:color w:val="00B050"/>
          <w:cs/>
        </w:rPr>
        <w:t xml:space="preserve"> </w:t>
      </w:r>
      <w:r>
        <w:rPr>
          <w:color w:val="00B050"/>
        </w:rPr>
        <w:t>)</w:t>
      </w:r>
      <w:proofErr w:type="gramEnd"/>
      <w:r>
        <w:rPr>
          <w:rFonts w:hint="cs"/>
          <w:color w:val="00B050"/>
          <w:cs/>
        </w:rPr>
        <w:t xml:space="preserve"> </w:t>
      </w:r>
    </w:p>
    <w:p w14:paraId="12BDA483" w14:textId="77777777" w:rsidR="0029315A" w:rsidRPr="00CD1C2C" w:rsidRDefault="00C7729D" w:rsidP="00DA5C05">
      <w:pPr>
        <w:pStyle w:val="ListParagraph"/>
        <w:numPr>
          <w:ilvl w:val="0"/>
          <w:numId w:val="5"/>
        </w:numPr>
        <w:spacing w:after="100" w:line="300" w:lineRule="auto"/>
        <w:contextualSpacing w:val="0"/>
        <w:jc w:val="thaiDistribute"/>
        <w:rPr>
          <w:color w:val="00B050"/>
        </w:rPr>
      </w:pPr>
      <w:r>
        <w:rPr>
          <w:rFonts w:hint="cs"/>
          <w:b/>
          <w:bCs/>
          <w:color w:val="00B050"/>
          <w:cs/>
        </w:rPr>
        <w:t>กรณีทำนายถูก</w:t>
      </w:r>
      <w:r>
        <w:rPr>
          <w:color w:val="00B050"/>
        </w:rPr>
        <w:t xml:space="preserve">: </w:t>
      </w:r>
      <w:r>
        <w:rPr>
          <w:rFonts w:asciiTheme="minorBidi" w:hAnsiTheme="minorBidi"/>
          <w:color w:val="00B050"/>
          <w:sz w:val="28"/>
        </w:rPr>
        <w:t xml:space="preserve">Freeze all </w:t>
      </w:r>
      <w:r>
        <w:rPr>
          <w:rFonts w:asciiTheme="minorBidi" w:hAnsiTheme="minorBidi" w:hint="cs"/>
          <w:color w:val="00B050"/>
          <w:sz w:val="28"/>
          <w:cs/>
        </w:rPr>
        <w:t xml:space="preserve">และ </w:t>
      </w:r>
      <w:r>
        <w:rPr>
          <w:rFonts w:asciiTheme="minorBidi" w:hAnsiTheme="minorBidi"/>
          <w:color w:val="00B050"/>
          <w:sz w:val="28"/>
        </w:rPr>
        <w:t>Selective Unfreeze</w:t>
      </w:r>
      <w:r>
        <w:rPr>
          <w:rFonts w:hint="cs"/>
          <w:color w:val="00B050"/>
          <w:cs/>
        </w:rPr>
        <w:t xml:space="preserve"> ของทุก </w:t>
      </w:r>
      <w:r>
        <w:rPr>
          <w:color w:val="00B050"/>
        </w:rPr>
        <w:t xml:space="preserve">backbone </w:t>
      </w:r>
      <w:r>
        <w:rPr>
          <w:rFonts w:hint="cs"/>
          <w:color w:val="00B050"/>
          <w:cs/>
        </w:rPr>
        <w:t xml:space="preserve">มีลักษณะของ </w:t>
      </w:r>
      <w:r>
        <w:rPr>
          <w:color w:val="00B050"/>
        </w:rPr>
        <w:t xml:space="preserve">heat map </w:t>
      </w:r>
      <w:r>
        <w:rPr>
          <w:rFonts w:hint="cs"/>
          <w:color w:val="00B050"/>
          <w:cs/>
        </w:rPr>
        <w:t>ที่ค่อนข้างใกล้เคียงกันคือ</w:t>
      </w:r>
      <w:r>
        <w:rPr>
          <w:color w:val="00B050"/>
        </w:rPr>
        <w:t xml:space="preserve"> </w:t>
      </w:r>
      <w:r>
        <w:rPr>
          <w:color w:val="00B050"/>
          <w:cs/>
        </w:rPr>
        <w:t>เป็นหย่อมบนตัวผลใน</w:t>
      </w:r>
      <w:r>
        <w:rPr>
          <w:color w:val="00B050"/>
        </w:rPr>
        <w:t xml:space="preserve"> </w:t>
      </w:r>
      <w:proofErr w:type="spellStart"/>
      <w:r>
        <w:rPr>
          <w:color w:val="00B050"/>
        </w:rPr>
        <w:t>mera_mera</w:t>
      </w:r>
      <w:proofErr w:type="spellEnd"/>
      <w:r>
        <w:rPr>
          <w:color w:val="00B050"/>
        </w:rPr>
        <w:t xml:space="preserve"> </w:t>
      </w:r>
      <w:r>
        <w:rPr>
          <w:color w:val="00B050"/>
          <w:cs/>
        </w:rPr>
        <w:t xml:space="preserve">และ </w:t>
      </w:r>
      <w:proofErr w:type="spellStart"/>
      <w:r>
        <w:rPr>
          <w:color w:val="00B050"/>
        </w:rPr>
        <w:t>ope_ope</w:t>
      </w:r>
      <w:proofErr w:type="spellEnd"/>
      <w:r>
        <w:rPr>
          <w:color w:val="00B050"/>
        </w:rPr>
        <w:t xml:space="preserve"> </w:t>
      </w:r>
      <w:r>
        <w:rPr>
          <w:rFonts w:hint="cs"/>
          <w:color w:val="00B050"/>
          <w:cs/>
        </w:rPr>
        <w:t>ส่วน</w:t>
      </w:r>
      <w:r>
        <w:rPr>
          <w:color w:val="00B050"/>
        </w:rPr>
        <w:t xml:space="preserve"> </w:t>
      </w:r>
      <w:proofErr w:type="spellStart"/>
      <w:r>
        <w:rPr>
          <w:color w:val="00B050"/>
        </w:rPr>
        <w:t>gomu_gomu</w:t>
      </w:r>
      <w:proofErr w:type="spellEnd"/>
      <w:r>
        <w:rPr>
          <w:color w:val="00B050"/>
        </w:rPr>
        <w:t xml:space="preserve"> </w:t>
      </w:r>
      <w:r>
        <w:rPr>
          <w:color w:val="00B050"/>
          <w:cs/>
        </w:rPr>
        <w:t xml:space="preserve">และ </w:t>
      </w:r>
      <w:proofErr w:type="spellStart"/>
      <w:r>
        <w:rPr>
          <w:color w:val="00B050"/>
        </w:rPr>
        <w:t>yami_yami</w:t>
      </w:r>
      <w:proofErr w:type="spellEnd"/>
      <w:r>
        <w:rPr>
          <w:color w:val="00B050"/>
        </w:rPr>
        <w:t xml:space="preserve"> </w:t>
      </w:r>
      <w:r>
        <w:rPr>
          <w:color w:val="00B050"/>
          <w:cs/>
        </w:rPr>
        <w:t>มีแนวโน้มโฟกัสที่ขั้วหรือใบด้วย</w:t>
      </w:r>
      <w:r>
        <w:rPr>
          <w:rFonts w:hint="cs"/>
          <w:color w:val="00B050"/>
          <w:cs/>
        </w:rPr>
        <w:t xml:space="preserve"> ซึ่งจะแตกต่างกันที่แต่ละ</w:t>
      </w:r>
      <w:r>
        <w:rPr>
          <w:color w:val="00B050"/>
        </w:rPr>
        <w:t xml:space="preserve"> backbone </w:t>
      </w:r>
      <w:r>
        <w:rPr>
          <w:rFonts w:hint="cs"/>
          <w:color w:val="00B050"/>
          <w:cs/>
        </w:rPr>
        <w:t xml:space="preserve">จะมีการกระจายตัวหรือกระจุกของ </w:t>
      </w:r>
      <w:r>
        <w:rPr>
          <w:color w:val="00B050"/>
        </w:rPr>
        <w:t xml:space="preserve">heat map </w:t>
      </w:r>
      <w:r>
        <w:rPr>
          <w:rFonts w:hint="cs"/>
          <w:color w:val="00B050"/>
          <w:cs/>
        </w:rPr>
        <w:t xml:space="preserve">มากน้อยแตกต่างกันไป </w:t>
      </w:r>
    </w:p>
    <w:p w14:paraId="105CF150" w14:textId="77777777" w:rsidR="00DE1669" w:rsidRPr="00CD1C2C" w:rsidRDefault="00460AD2" w:rsidP="00DE1669">
      <w:pPr>
        <w:pStyle w:val="ListParagraph"/>
        <w:numPr>
          <w:ilvl w:val="0"/>
          <w:numId w:val="5"/>
        </w:numPr>
        <w:spacing w:after="100" w:line="300" w:lineRule="auto"/>
        <w:contextualSpacing w:val="0"/>
        <w:jc w:val="thaiDistribute"/>
        <w:rPr>
          <w:color w:val="00B050"/>
        </w:rPr>
      </w:pPr>
      <w:r>
        <w:rPr>
          <w:rFonts w:hint="cs"/>
          <w:b/>
          <w:bCs/>
          <w:color w:val="00B050"/>
          <w:cs/>
        </w:rPr>
        <w:t>กรณีทำนายผิด</w:t>
      </w:r>
      <w:r>
        <w:rPr>
          <w:color w:val="00B050"/>
        </w:rPr>
        <w:t>:</w:t>
      </w:r>
      <w:r>
        <w:rPr>
          <w:rFonts w:hint="cs"/>
          <w:color w:val="00B050"/>
          <w:cs/>
        </w:rPr>
        <w:t xml:space="preserve"> </w:t>
      </w:r>
      <w:r>
        <w:rPr>
          <w:rFonts w:asciiTheme="minorBidi" w:hAnsiTheme="minorBidi"/>
          <w:color w:val="00B050"/>
          <w:sz w:val="28"/>
        </w:rPr>
        <w:t xml:space="preserve">Freeze all </w:t>
      </w:r>
      <w:r>
        <w:rPr>
          <w:rFonts w:asciiTheme="minorBidi" w:hAnsiTheme="minorBidi" w:hint="cs"/>
          <w:color w:val="00B050"/>
          <w:sz w:val="28"/>
          <w:cs/>
        </w:rPr>
        <w:t xml:space="preserve">และ </w:t>
      </w:r>
      <w:r>
        <w:rPr>
          <w:rFonts w:asciiTheme="minorBidi" w:hAnsiTheme="minorBidi"/>
          <w:color w:val="00B050"/>
          <w:sz w:val="28"/>
        </w:rPr>
        <w:t>Selective Unfreeze</w:t>
      </w:r>
      <w:r>
        <w:rPr>
          <w:rFonts w:hint="cs"/>
          <w:color w:val="00B050"/>
          <w:cs/>
        </w:rPr>
        <w:t xml:space="preserve"> ของทุก </w:t>
      </w:r>
      <w:r>
        <w:rPr>
          <w:color w:val="00B050"/>
        </w:rPr>
        <w:t xml:space="preserve">backbone </w:t>
      </w:r>
      <w:r>
        <w:rPr>
          <w:rFonts w:hint="cs"/>
          <w:color w:val="00B050"/>
          <w:cs/>
        </w:rPr>
        <w:t xml:space="preserve">มีลักษณะของ </w:t>
      </w:r>
      <w:r>
        <w:rPr>
          <w:color w:val="00B050"/>
        </w:rPr>
        <w:t xml:space="preserve">heat map </w:t>
      </w:r>
      <w:r>
        <w:rPr>
          <w:rFonts w:hint="cs"/>
          <w:color w:val="00B050"/>
          <w:cs/>
        </w:rPr>
        <w:t>ที่ค่อนข้างใกล้เคียงกันคือ</w:t>
      </w:r>
      <w:r>
        <w:rPr>
          <w:color w:val="00B050"/>
        </w:rPr>
        <w:t xml:space="preserve"> </w:t>
      </w:r>
      <w:r>
        <w:rPr>
          <w:rFonts w:asciiTheme="minorBidi" w:hAnsiTheme="minorBidi" w:hint="cs"/>
          <w:color w:val="00B050"/>
          <w:sz w:val="28"/>
          <w:cs/>
        </w:rPr>
        <w:t xml:space="preserve">จะเห็นว่า </w:t>
      </w:r>
      <w:r>
        <w:rPr>
          <w:rFonts w:asciiTheme="minorBidi" w:hAnsiTheme="minorBidi"/>
          <w:color w:val="00B050"/>
          <w:sz w:val="28"/>
        </w:rPr>
        <w:t xml:space="preserve">heat map </w:t>
      </w:r>
      <w:r>
        <w:rPr>
          <w:rFonts w:asciiTheme="minorBidi" w:hAnsiTheme="minorBidi" w:hint="cs"/>
          <w:color w:val="00B050"/>
          <w:sz w:val="28"/>
          <w:cs/>
        </w:rPr>
        <w:t>บางครั้งไม่ได้กระจายตัวอยู่บนรูปเป้าหมายแต่จะไปโฟกัส</w:t>
      </w:r>
      <w:r>
        <w:rPr>
          <w:rFonts w:hint="cs"/>
          <w:color w:val="00B050"/>
          <w:cs/>
        </w:rPr>
        <w:t xml:space="preserve">สิ่งอื่นในพื้นหลังแทน แต่ในกรณีที่ </w:t>
      </w:r>
      <w:r>
        <w:rPr>
          <w:color w:val="00B050"/>
        </w:rPr>
        <w:t xml:space="preserve">heat map </w:t>
      </w:r>
      <w:r>
        <w:rPr>
          <w:rFonts w:hint="cs"/>
          <w:color w:val="00B050"/>
          <w:cs/>
        </w:rPr>
        <w:t>กระจายตัวอยู่บนรูปเป้าหมายแล้วแต่ยังทำนายผิด อาจเกิดจากลักษณะบางส่วนของรูปที่มีความคล้ายกันในแต่ละคลาส</w:t>
      </w:r>
    </w:p>
    <w:p w14:paraId="58A2349F" w14:textId="77777777" w:rsidR="00EE1CD2" w:rsidRDefault="00EE1CD2" w:rsidP="003F54AA">
      <w:pPr>
        <w:spacing w:after="100" w:line="300" w:lineRule="auto"/>
        <w:jc w:val="thaiDistribute"/>
      </w:pPr>
    </w:p>
    <w:p w14:paraId="61C99831" w14:textId="77777777" w:rsidR="00DE1669" w:rsidRPr="00A417FC" w:rsidRDefault="00DE1669" w:rsidP="00DE1669">
      <w:pPr>
        <w:spacing w:after="100" w:line="300" w:lineRule="auto"/>
        <w:jc w:val="center"/>
        <w:rPr>
          <w:color w:val="EE0000"/>
          <w:cs/>
        </w:rPr>
      </w:pPr>
      <w:r>
        <w:rPr>
          <w:i/>
          <w:iCs/>
          <w:color w:val="EE0000"/>
          <w:cs/>
        </w:rPr>
        <w:t xml:space="preserve">ภาพที่ </w:t>
      </w:r>
      <w:r>
        <w:rPr>
          <w:i/>
          <w:iCs/>
          <w:color w:val="EE0000"/>
        </w:rPr>
        <w:t xml:space="preserve">6.6 </w:t>
      </w:r>
      <w:r>
        <w:rPr>
          <w:rFonts w:hint="cs"/>
          <w:i/>
          <w:iCs/>
          <w:color w:val="EE0000"/>
          <w:cs/>
        </w:rPr>
        <w:t>แสดง</w:t>
      </w:r>
      <w:proofErr w:type="spellStart"/>
      <w:r>
        <w:rPr>
          <w:i/>
          <w:iCs/>
          <w:color w:val="EE0000"/>
        </w:rPr>
        <w:t>GradCAM</w:t>
      </w:r>
      <w:proofErr w:type="spellEnd"/>
      <w:r>
        <w:rPr>
          <w:i/>
          <w:iCs/>
          <w:color w:val="EE0000"/>
        </w:rPr>
        <w:t xml:space="preserve"> </w:t>
      </w:r>
      <w:r>
        <w:rPr>
          <w:i/>
          <w:iCs/>
          <w:color w:val="EE0000"/>
          <w:cs/>
        </w:rPr>
        <w:t>กรณีทำนายถูก (</w:t>
      </w:r>
      <w:r>
        <w:rPr>
          <w:i/>
          <w:iCs/>
          <w:color w:val="EE0000"/>
        </w:rPr>
        <w:t xml:space="preserve">Selective Unfreeze) </w:t>
      </w:r>
      <w:r>
        <w:rPr>
          <w:rFonts w:hint="cs"/>
          <w:i/>
          <w:iCs/>
          <w:color w:val="EE0000"/>
          <w:cs/>
        </w:rPr>
        <w:t xml:space="preserve">และ </w:t>
      </w:r>
      <w:proofErr w:type="spellStart"/>
      <w:r>
        <w:rPr>
          <w:i/>
          <w:iCs/>
          <w:color w:val="EE0000"/>
        </w:rPr>
        <w:t>GradCAM</w:t>
      </w:r>
      <w:proofErr w:type="spellEnd"/>
      <w:r>
        <w:rPr>
          <w:i/>
          <w:iCs/>
          <w:color w:val="EE0000"/>
        </w:rPr>
        <w:t xml:space="preserve"> </w:t>
      </w:r>
      <w:r>
        <w:rPr>
          <w:i/>
          <w:iCs/>
          <w:color w:val="EE0000"/>
          <w:cs/>
        </w:rPr>
        <w:t>กรณีทำนายถูก (</w:t>
      </w:r>
      <w:r>
        <w:rPr>
          <w:i/>
          <w:iCs/>
          <w:color w:val="EE0000"/>
        </w:rPr>
        <w:t>Freeze all)</w:t>
      </w:r>
    </w:p>
    <w:p w14:paraId="0DE0873D" w14:textId="77777777" w:rsidR="0029315A" w:rsidRPr="00A417FC" w:rsidRDefault="002709D3" w:rsidP="000B73E3">
      <w:pPr>
        <w:jc w:val="center"/>
        <w:rPr>
          <w:color w:val="00B050"/>
        </w:rPr>
      </w:pPr>
      <w:r>
        <w:rPr>
          <w:noProof/>
          <w:color w:val="00B050"/>
        </w:rPr>
        <w:lastRenderedPageBreak/>
        <w:drawing>
          <wp:inline distT="0" distB="0" distL="0" distR="0" wp14:anchorId="0EC5142E" wp14:editId="39A3E687">
            <wp:extent cx="2916000" cy="3804363"/>
            <wp:effectExtent l="19050" t="19050" r="17780" b="24765"/>
            <wp:docPr id="699259523" name="fig_sel_correct_c.png" descr="fig_sel_correct_c.png" title="fig_sel_correct_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g_sel_correct_c.png" descr="fig_sel_correct_c.png" title="fig_sel_correct_c.png"/>
                    <pic:cNvPicPr>
                      <a:picLocks noChangeAspect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6000" cy="3804363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color w:val="00B050"/>
        </w:rPr>
        <w:t xml:space="preserve"> </w:t>
      </w:r>
      <w:r>
        <w:rPr>
          <w:noProof/>
          <w:color w:val="00B050"/>
        </w:rPr>
        <w:drawing>
          <wp:inline distT="0" distB="0" distL="0" distR="0" wp14:anchorId="5FCF9D43" wp14:editId="3AD0F379">
            <wp:extent cx="2916000" cy="3804363"/>
            <wp:effectExtent l="19050" t="19050" r="17780" b="24765"/>
            <wp:docPr id="3" name="fig_freeze_correct_c.png" descr="fig_freeze_correct_c.png" title="fig_freeze_correct_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fig_freeze_correct_c.png" descr="fig_freeze_correct_c.png" title="fig_freeze_correct_c.png"/>
                    <pic:cNvPicPr>
                      <a:picLocks noChangeAspect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6000" cy="3804363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9B0F72A" w14:textId="77777777" w:rsidR="00DE1669" w:rsidRPr="00A417FC" w:rsidRDefault="00CF3FD8" w:rsidP="00CF3FD8">
      <w:pPr>
        <w:spacing w:after="100" w:line="300" w:lineRule="auto"/>
        <w:jc w:val="center"/>
        <w:rPr>
          <w:color w:val="EE0000"/>
        </w:rPr>
      </w:pPr>
      <w:r>
        <w:rPr>
          <w:i/>
          <w:iCs/>
          <w:color w:val="EE0000"/>
          <w:cs/>
        </w:rPr>
        <w:t xml:space="preserve">ภาพที่ </w:t>
      </w:r>
      <w:r>
        <w:rPr>
          <w:i/>
          <w:iCs/>
          <w:color w:val="EE0000"/>
        </w:rPr>
        <w:t xml:space="preserve">6.6 </w:t>
      </w:r>
      <w:r>
        <w:rPr>
          <w:rFonts w:hint="cs"/>
          <w:i/>
          <w:iCs/>
          <w:color w:val="EE0000"/>
          <w:cs/>
        </w:rPr>
        <w:t>แสดง</w:t>
      </w:r>
      <w:proofErr w:type="spellStart"/>
      <w:r>
        <w:rPr>
          <w:i/>
          <w:iCs/>
          <w:color w:val="EE0000"/>
        </w:rPr>
        <w:t>GradCAM</w:t>
      </w:r>
      <w:proofErr w:type="spellEnd"/>
      <w:r>
        <w:rPr>
          <w:i/>
          <w:iCs/>
          <w:color w:val="EE0000"/>
        </w:rPr>
        <w:t xml:space="preserve"> </w:t>
      </w:r>
      <w:r>
        <w:rPr>
          <w:i/>
          <w:iCs/>
          <w:color w:val="EE0000"/>
          <w:cs/>
        </w:rPr>
        <w:t>กรณีทำนาย</w:t>
      </w:r>
      <w:r>
        <w:rPr>
          <w:rFonts w:hint="cs"/>
          <w:i/>
          <w:iCs/>
          <w:color w:val="EE0000"/>
          <w:cs/>
        </w:rPr>
        <w:t>ผิด</w:t>
      </w:r>
      <w:r>
        <w:rPr>
          <w:i/>
          <w:iCs/>
          <w:color w:val="EE0000"/>
          <w:cs/>
        </w:rPr>
        <w:t xml:space="preserve"> (</w:t>
      </w:r>
      <w:r>
        <w:rPr>
          <w:i/>
          <w:iCs/>
          <w:color w:val="EE0000"/>
        </w:rPr>
        <w:t xml:space="preserve">Selective Unfreeze) </w:t>
      </w:r>
      <w:r>
        <w:rPr>
          <w:rFonts w:hint="cs"/>
          <w:i/>
          <w:iCs/>
          <w:color w:val="EE0000"/>
          <w:cs/>
        </w:rPr>
        <w:t xml:space="preserve">และ </w:t>
      </w:r>
      <w:proofErr w:type="spellStart"/>
      <w:r>
        <w:rPr>
          <w:i/>
          <w:iCs/>
          <w:color w:val="EE0000"/>
        </w:rPr>
        <w:t>GradCAM</w:t>
      </w:r>
      <w:proofErr w:type="spellEnd"/>
      <w:r>
        <w:rPr>
          <w:i/>
          <w:iCs/>
          <w:color w:val="EE0000"/>
        </w:rPr>
        <w:t xml:space="preserve"> </w:t>
      </w:r>
      <w:r>
        <w:rPr>
          <w:i/>
          <w:iCs/>
          <w:color w:val="EE0000"/>
          <w:cs/>
        </w:rPr>
        <w:t>กรณีทำนาย</w:t>
      </w:r>
      <w:r>
        <w:rPr>
          <w:rFonts w:hint="cs"/>
          <w:i/>
          <w:iCs/>
          <w:color w:val="EE0000"/>
          <w:cs/>
        </w:rPr>
        <w:t>ผิด</w:t>
      </w:r>
      <w:r>
        <w:rPr>
          <w:i/>
          <w:iCs/>
          <w:color w:val="EE0000"/>
          <w:cs/>
        </w:rPr>
        <w:t xml:space="preserve"> (</w:t>
      </w:r>
      <w:r>
        <w:rPr>
          <w:i/>
          <w:iCs/>
          <w:color w:val="EE0000"/>
        </w:rPr>
        <w:t>Freeze all)</w:t>
      </w:r>
    </w:p>
    <w:p w14:paraId="1506F574" w14:textId="77777777" w:rsidR="007E2E13" w:rsidRPr="00A417FC" w:rsidRDefault="00DE1669" w:rsidP="002C71CB">
      <w:pPr>
        <w:rPr>
          <w:color w:val="00B050"/>
        </w:rPr>
      </w:pPr>
      <w:r>
        <w:rPr>
          <w:noProof/>
          <w:color w:val="00B050"/>
        </w:rPr>
        <w:drawing>
          <wp:inline distT="0" distB="0" distL="0" distR="0" wp14:anchorId="7D194484" wp14:editId="4D667ACE">
            <wp:extent cx="2916000" cy="3467957"/>
            <wp:effectExtent l="19050" t="19050" r="17780" b="18415"/>
            <wp:docPr id="65901104" name="fig_sel_wrong_c.png" descr="fig_sel_wrong_c.png" title="fig_sel_wrong_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ig_sel_wrong_c.png" descr="fig_sel_wrong_c.png" title="fig_sel_wrong_c.png"/>
                    <pic:cNvPicPr>
                      <a:picLocks noChangeAspect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6000" cy="3467957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noProof/>
          <w:color w:val="00B050"/>
        </w:rPr>
        <w:t xml:space="preserve"> </w:t>
      </w:r>
      <w:r>
        <w:rPr>
          <w:noProof/>
          <w:color w:val="00B050"/>
        </w:rPr>
        <w:drawing>
          <wp:inline distT="0" distB="0" distL="0" distR="0" wp14:anchorId="6F821E9A" wp14:editId="6DDCFE1E">
            <wp:extent cx="2924175" cy="3464282"/>
            <wp:effectExtent l="19050" t="19050" r="9525" b="22225"/>
            <wp:docPr id="4" name="fig_freeze_wrong_c.png" descr="fig_freeze_wrong_c.png" title="fig_freeze_wrong_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fig_freeze_wrong_c.png" descr="fig_freeze_wrong_c.png" title="fig_freeze_wrong_c.png"/>
                    <pic:cNvPicPr>
                      <a:picLocks noChangeAspect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6196" cy="3466676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7032BE5" w14:textId="77777777" w:rsidR="0074776E" w:rsidRDefault="0074776E" w:rsidP="002C71CB"/>
    <w:p w14:paraId="7FDA284A" w14:textId="77777777" w:rsidR="0074776E" w:rsidRDefault="0074776E" w:rsidP="002C71CB"/>
    <w:p w14:paraId="6F488A1A" w14:textId="77777777" w:rsidR="0074776E" w:rsidRPr="002C71CB" w:rsidRDefault="0074776E" w:rsidP="002C71CB"/>
    <w:p w14:paraId="4CE704F3" w14:textId="77777777" w:rsidR="007C4286" w:rsidRPr="00612E6D" w:rsidRDefault="00925B18" w:rsidP="007C4286">
      <w:pPr>
        <w:pStyle w:val="Heading2"/>
        <w:rPr>
          <w:rFonts w:asciiTheme="minorBidi" w:hAnsiTheme="minorBidi" w:cstheme="minorBidi"/>
          <w:color w:val="00B050"/>
          <w:sz w:val="36"/>
          <w:szCs w:val="44"/>
        </w:rPr>
      </w:pPr>
      <w:r>
        <w:rPr>
          <w:rFonts w:asciiTheme="minorBidi" w:hAnsiTheme="minorBidi" w:cstheme="minorBidi"/>
          <w:color w:val="00B050"/>
          <w:sz w:val="36"/>
          <w:szCs w:val="44"/>
        </w:rPr>
        <w:t>7.Discussion and conclusions</w:t>
      </w:r>
    </w:p>
    <w:p w14:paraId="55B5C1B5" w14:textId="77777777" w:rsidR="002B264E" w:rsidRPr="00612E6D" w:rsidRDefault="002B264E" w:rsidP="00557066">
      <w:pPr>
        <w:numPr>
          <w:ilvl w:val="0"/>
          <w:numId w:val="26"/>
        </w:numPr>
        <w:rPr>
          <w:rFonts w:ascii="TH Sarabun New" w:eastAsia="TH Sarabun New" w:hAnsi="TH Sarabun New" w:cs="TH Sarabun New"/>
          <w:color w:val="00B050"/>
          <w:sz w:val="32"/>
          <w:szCs w:val="32"/>
        </w:rPr>
      </w:pPr>
      <w:r>
        <w:rPr>
          <w:rFonts w:ascii="TH Sarabun New" w:eastAsia="TH Sarabun New" w:hAnsi="TH Sarabun New" w:cs="TH Sarabun New"/>
          <w:b/>
          <w:bCs/>
          <w:color w:val="00B050"/>
          <w:sz w:val="32"/>
          <w:szCs w:val="32"/>
          <w:cs/>
        </w:rPr>
        <w:t>ผลการทดสอบทางสถิติ</w:t>
      </w:r>
      <w:r>
        <w:rPr>
          <w:rFonts w:ascii="TH Sarabun New" w:eastAsia="TH Sarabun New" w:hAnsi="TH Sarabun New" w:cs="TH Sarabun New"/>
          <w:color w:val="00B050"/>
          <w:sz w:val="32"/>
          <w:szCs w:val="32"/>
          <w:cs/>
        </w:rPr>
        <w:t xml:space="preserve">: </w:t>
      </w:r>
      <w:r>
        <w:rPr>
          <w:rFonts w:ascii="TH Sarabun New" w:eastAsia="TH Sarabun New" w:hAnsi="TH Sarabun New" w:cs="TH Sarabun New"/>
          <w:color w:val="00B050"/>
          <w:sz w:val="32"/>
          <w:szCs w:val="32"/>
        </w:rPr>
        <w:t xml:space="preserve">Selective Unfreeze </w:t>
      </w:r>
      <w:r>
        <w:rPr>
          <w:rFonts w:ascii="TH Sarabun New" w:eastAsia="TH Sarabun New" w:hAnsi="TH Sarabun New" w:cs="TH Sarabun New"/>
          <w:color w:val="00B050"/>
          <w:sz w:val="32"/>
          <w:szCs w:val="32"/>
          <w:cs/>
        </w:rPr>
        <w:t xml:space="preserve">ให้ </w:t>
      </w:r>
      <w:r>
        <w:rPr>
          <w:rFonts w:ascii="TH Sarabun New" w:eastAsia="TH Sarabun New" w:hAnsi="TH Sarabun New" w:cs="TH Sarabun New"/>
          <w:color w:val="00B050"/>
          <w:sz w:val="32"/>
          <w:szCs w:val="32"/>
        </w:rPr>
        <w:t xml:space="preserve">macro-F1 </w:t>
      </w:r>
      <w:r>
        <w:rPr>
          <w:rFonts w:ascii="TH Sarabun New" w:eastAsia="TH Sarabun New" w:hAnsi="TH Sarabun New" w:cs="TH Sarabun New"/>
          <w:color w:val="00B050"/>
          <w:sz w:val="32"/>
          <w:szCs w:val="32"/>
          <w:cs/>
        </w:rPr>
        <w:t xml:space="preserve">สูงกว่า </w:t>
      </w:r>
      <w:r>
        <w:rPr>
          <w:rFonts w:ascii="TH Sarabun New" w:eastAsia="TH Sarabun New" w:hAnsi="TH Sarabun New" w:cs="TH Sarabun New"/>
          <w:color w:val="00B050"/>
          <w:sz w:val="32"/>
          <w:szCs w:val="32"/>
        </w:rPr>
        <w:t xml:space="preserve">Freeze all </w:t>
      </w:r>
      <w:r>
        <w:rPr>
          <w:rFonts w:ascii="TH Sarabun New" w:eastAsia="TH Sarabun New" w:hAnsi="TH Sarabun New" w:cs="TH Sarabun New"/>
          <w:color w:val="00B050"/>
          <w:sz w:val="32"/>
          <w:szCs w:val="32"/>
          <w:cs/>
        </w:rPr>
        <w:t xml:space="preserve">อย่างมีนัยสำคัญในทั้ง </w:t>
      </w:r>
      <w:r>
        <w:rPr>
          <w:rFonts w:ascii="TH Sarabun New" w:eastAsia="TH Sarabun New" w:hAnsi="TH Sarabun New" w:cs="TH Sarabun New"/>
          <w:color w:val="00B050"/>
          <w:sz w:val="32"/>
          <w:szCs w:val="32"/>
        </w:rPr>
        <w:t xml:space="preserve">4 backbone (Welch’s t-test </w:t>
      </w:r>
      <w:r>
        <w:rPr>
          <w:rFonts w:ascii="TH Sarabun New" w:eastAsia="TH Sarabun New" w:hAnsi="TH Sarabun New" w:cs="TH Sarabun New"/>
          <w:color w:val="00B050"/>
          <w:sz w:val="32"/>
          <w:szCs w:val="32"/>
          <w:cs/>
        </w:rPr>
        <w:t xml:space="preserve">ปรับด้วย </w:t>
      </w:r>
      <w:r>
        <w:rPr>
          <w:rFonts w:ascii="TH Sarabun New" w:eastAsia="TH Sarabun New" w:hAnsi="TH Sarabun New" w:cs="TH Sarabun New"/>
          <w:color w:val="00B050"/>
          <w:sz w:val="32"/>
          <w:szCs w:val="32"/>
        </w:rPr>
        <w:t xml:space="preserve">Holm, p </w:t>
      </w:r>
      <w:r>
        <w:rPr>
          <w:rFonts w:ascii="Cambria Math" w:eastAsia="TH Sarabun New" w:hAnsi="Cambria Math" w:cs="Cambria Math"/>
          <w:color w:val="00B050"/>
          <w:sz w:val="32"/>
          <w:szCs w:val="32"/>
        </w:rPr>
        <w:t>≤</w:t>
      </w:r>
      <w:r>
        <w:rPr>
          <w:rFonts w:ascii="TH Sarabun New" w:eastAsia="TH Sarabun New" w:hAnsi="TH Sarabun New" w:cs="TH Sarabun New"/>
          <w:color w:val="00B050"/>
          <w:sz w:val="32"/>
          <w:szCs w:val="32"/>
        </w:rPr>
        <w:t xml:space="preserve"> 0.0004 </w:t>
      </w:r>
      <w:r>
        <w:rPr>
          <w:rFonts w:ascii="TH Sarabun New" w:eastAsia="TH Sarabun New" w:hAnsi="TH Sarabun New" w:cs="TH Sarabun New"/>
          <w:color w:val="00B050"/>
          <w:sz w:val="32"/>
          <w:szCs w:val="32"/>
          <w:cs/>
        </w:rPr>
        <w:t xml:space="preserve">ทุก </w:t>
      </w:r>
      <w:r>
        <w:rPr>
          <w:rFonts w:ascii="TH Sarabun New" w:eastAsia="TH Sarabun New" w:hAnsi="TH Sarabun New" w:cs="TH Sarabun New"/>
          <w:color w:val="00B050"/>
          <w:sz w:val="32"/>
          <w:szCs w:val="32"/>
        </w:rPr>
        <w:t xml:space="preserve">backbone) </w:t>
      </w:r>
      <w:r>
        <w:rPr>
          <w:rFonts w:ascii="TH Sarabun New" w:eastAsia="TH Sarabun New" w:hAnsi="TH Sarabun New" w:cs="TH Sarabun New"/>
          <w:color w:val="00B050"/>
          <w:sz w:val="32"/>
          <w:szCs w:val="32"/>
          <w:cs/>
        </w:rPr>
        <w:t xml:space="preserve">แม้ </w:t>
      </w:r>
      <w:r>
        <w:rPr>
          <w:rFonts w:ascii="TH Sarabun New" w:eastAsia="TH Sarabun New" w:hAnsi="TH Sarabun New" w:cs="TH Sarabun New"/>
          <w:color w:val="00B050"/>
          <w:sz w:val="32"/>
          <w:szCs w:val="32"/>
        </w:rPr>
        <w:t xml:space="preserve">Selective Unfreeze </w:t>
      </w:r>
      <w:r>
        <w:rPr>
          <w:rFonts w:ascii="TH Sarabun New" w:eastAsia="TH Sarabun New" w:hAnsi="TH Sarabun New" w:cs="TH Sarabun New"/>
          <w:color w:val="00B050"/>
          <w:sz w:val="32"/>
          <w:szCs w:val="32"/>
          <w:cs/>
        </w:rPr>
        <w:t>ที่ต่ำที่สุด (</w:t>
      </w:r>
      <w:r>
        <w:rPr>
          <w:rFonts w:ascii="TH Sarabun New" w:eastAsia="TH Sarabun New" w:hAnsi="TH Sarabun New" w:cs="TH Sarabun New"/>
          <w:color w:val="00B050"/>
          <w:sz w:val="32"/>
          <w:szCs w:val="32"/>
        </w:rPr>
        <w:t xml:space="preserve">EfficientNet-B0, 0.9837) </w:t>
      </w:r>
      <w:r>
        <w:rPr>
          <w:rFonts w:ascii="TH Sarabun New" w:eastAsia="TH Sarabun New" w:hAnsi="TH Sarabun New" w:cs="TH Sarabun New"/>
          <w:color w:val="00B050"/>
          <w:sz w:val="32"/>
          <w:szCs w:val="32"/>
          <w:cs/>
        </w:rPr>
        <w:t xml:space="preserve">ก็ยังสูงกว่า </w:t>
      </w:r>
      <w:r>
        <w:rPr>
          <w:rFonts w:ascii="TH Sarabun New" w:eastAsia="TH Sarabun New" w:hAnsi="TH Sarabun New" w:cs="TH Sarabun New"/>
          <w:color w:val="00B050"/>
          <w:sz w:val="32"/>
          <w:szCs w:val="32"/>
        </w:rPr>
        <w:t xml:space="preserve">Freeze all </w:t>
      </w:r>
      <w:r>
        <w:rPr>
          <w:rFonts w:ascii="TH Sarabun New" w:eastAsia="TH Sarabun New" w:hAnsi="TH Sarabun New" w:cs="TH Sarabun New"/>
          <w:color w:val="00B050"/>
          <w:sz w:val="32"/>
          <w:szCs w:val="32"/>
          <w:cs/>
        </w:rPr>
        <w:t>ที่ดีที่สุด (</w:t>
      </w:r>
      <w:r>
        <w:rPr>
          <w:rFonts w:ascii="TH Sarabun New" w:eastAsia="TH Sarabun New" w:hAnsi="TH Sarabun New" w:cs="TH Sarabun New"/>
          <w:color w:val="00B050"/>
          <w:sz w:val="32"/>
          <w:szCs w:val="32"/>
        </w:rPr>
        <w:t xml:space="preserve">EfficientNet-B0, 0.9687) </w:t>
      </w:r>
      <w:r>
        <w:rPr>
          <w:rFonts w:ascii="TH Sarabun New" w:eastAsia="TH Sarabun New" w:hAnsi="TH Sarabun New" w:cs="TH Sarabun New"/>
          <w:color w:val="00B050"/>
          <w:sz w:val="32"/>
          <w:szCs w:val="32"/>
          <w:cs/>
        </w:rPr>
        <w:t xml:space="preserve">แสดงว่าในการทดลองนี้วิธีเทรนมีผลต่อประสิทธิภาพมากกว่าการเลือก </w:t>
      </w:r>
      <w:r>
        <w:rPr>
          <w:rFonts w:ascii="TH Sarabun New" w:eastAsia="TH Sarabun New" w:hAnsi="TH Sarabun New" w:cs="TH Sarabun New"/>
          <w:color w:val="00B050"/>
          <w:sz w:val="32"/>
          <w:szCs w:val="32"/>
        </w:rPr>
        <w:t>backbone</w:t>
      </w:r>
    </w:p>
    <w:p w14:paraId="38D51804" w14:textId="77777777" w:rsidR="002B6C2B" w:rsidRPr="00612E6D" w:rsidRDefault="002B6C2B" w:rsidP="002B6C2B">
      <w:pPr>
        <w:numPr>
          <w:ilvl w:val="1"/>
          <w:numId w:val="26"/>
        </w:numPr>
        <w:rPr>
          <w:rFonts w:ascii="TH Sarabun New" w:eastAsia="TH Sarabun New" w:hAnsi="TH Sarabun New" w:cs="TH Sarabun New"/>
          <w:color w:val="00B050"/>
          <w:sz w:val="32"/>
          <w:szCs w:val="32"/>
        </w:rPr>
      </w:pPr>
      <w:r>
        <w:rPr>
          <w:rFonts w:ascii="TH Sarabun New" w:eastAsia="TH Sarabun New" w:hAnsi="TH Sarabun New" w:cs="TH Sarabun New"/>
          <w:color w:val="00B050"/>
          <w:sz w:val="32"/>
          <w:szCs w:val="32"/>
          <w:cs/>
        </w:rPr>
        <w:t xml:space="preserve">เมื่อเปรียบเทียบ </w:t>
      </w:r>
      <w:r>
        <w:rPr>
          <w:rFonts w:ascii="TH Sarabun New" w:eastAsia="TH Sarabun New" w:hAnsi="TH Sarabun New" w:cs="TH Sarabun New"/>
          <w:color w:val="00B050"/>
          <w:sz w:val="32"/>
          <w:szCs w:val="32"/>
        </w:rPr>
        <w:t xml:space="preserve">backbone </w:t>
      </w:r>
      <w:r>
        <w:rPr>
          <w:rFonts w:ascii="TH Sarabun New" w:eastAsia="TH Sarabun New" w:hAnsi="TH Sarabun New" w:cs="TH Sarabun New"/>
          <w:color w:val="00B050"/>
          <w:sz w:val="32"/>
          <w:szCs w:val="32"/>
          <w:cs/>
        </w:rPr>
        <w:t xml:space="preserve">ภายใต้ </w:t>
      </w:r>
      <w:r>
        <w:rPr>
          <w:rFonts w:ascii="TH Sarabun New" w:eastAsia="TH Sarabun New" w:hAnsi="TH Sarabun New" w:cs="TH Sarabun New"/>
          <w:color w:val="00B050"/>
          <w:sz w:val="32"/>
          <w:szCs w:val="32"/>
        </w:rPr>
        <w:t>Selective Unfreeze (Games–Howell 6</w:t>
      </w:r>
      <w:r>
        <w:rPr>
          <w:rFonts w:ascii="TH Sarabun New" w:eastAsia="TH Sarabun New" w:hAnsi="TH Sarabun New" w:cs="TH Sarabun New"/>
          <w:color w:val="00B050"/>
          <w:sz w:val="32"/>
          <w:szCs w:val="32"/>
          <w:cs/>
        </w:rPr>
        <w:t xml:space="preserve"> คู่) </w:t>
      </w:r>
      <w:r>
        <w:rPr>
          <w:rFonts w:ascii="TH Sarabun New" w:eastAsia="TH Sarabun New" w:hAnsi="TH Sarabun New" w:cs="TH Sarabun New"/>
          <w:color w:val="00B050"/>
          <w:sz w:val="32"/>
          <w:szCs w:val="32"/>
        </w:rPr>
        <w:t xml:space="preserve">VGG16 (0.9947) </w:t>
      </w:r>
      <w:r>
        <w:rPr>
          <w:rFonts w:ascii="TH Sarabun New" w:eastAsia="TH Sarabun New" w:hAnsi="TH Sarabun New" w:cs="TH Sarabun New"/>
          <w:color w:val="00B050"/>
          <w:sz w:val="32"/>
          <w:szCs w:val="32"/>
          <w:cs/>
        </w:rPr>
        <w:t xml:space="preserve">สูงกว่า </w:t>
      </w:r>
      <w:r>
        <w:rPr>
          <w:rFonts w:ascii="TH Sarabun New" w:eastAsia="TH Sarabun New" w:hAnsi="TH Sarabun New" w:cs="TH Sarabun New"/>
          <w:color w:val="00B050"/>
          <w:sz w:val="32"/>
          <w:szCs w:val="32"/>
        </w:rPr>
        <w:t xml:space="preserve">EfficientNet-B0 (p = 0.015) </w:t>
      </w:r>
      <w:r>
        <w:rPr>
          <w:rFonts w:ascii="TH Sarabun New" w:eastAsia="TH Sarabun New" w:hAnsi="TH Sarabun New" w:cs="TH Sarabun New"/>
          <w:color w:val="00B050"/>
          <w:sz w:val="32"/>
          <w:szCs w:val="32"/>
          <w:cs/>
        </w:rPr>
        <w:t xml:space="preserve">และ </w:t>
      </w:r>
      <w:r>
        <w:rPr>
          <w:rFonts w:ascii="TH Sarabun New" w:eastAsia="TH Sarabun New" w:hAnsi="TH Sarabun New" w:cs="TH Sarabun New"/>
          <w:color w:val="00B050"/>
          <w:sz w:val="32"/>
          <w:szCs w:val="32"/>
        </w:rPr>
        <w:t xml:space="preserve">MobileNetV3-Small (p &lt; 0.001) </w:t>
      </w:r>
      <w:r>
        <w:rPr>
          <w:rFonts w:ascii="TH Sarabun New" w:eastAsia="TH Sarabun New" w:hAnsi="TH Sarabun New" w:cs="TH Sarabun New"/>
          <w:color w:val="00B050"/>
          <w:sz w:val="32"/>
          <w:szCs w:val="32"/>
          <w:cs/>
        </w:rPr>
        <w:t xml:space="preserve">และ </w:t>
      </w:r>
      <w:r>
        <w:rPr>
          <w:rFonts w:ascii="TH Sarabun New" w:eastAsia="TH Sarabun New" w:hAnsi="TH Sarabun New" w:cs="TH Sarabun New"/>
          <w:color w:val="00B050"/>
          <w:sz w:val="32"/>
          <w:szCs w:val="32"/>
        </w:rPr>
        <w:t xml:space="preserve">ResNet50 (0.9921) </w:t>
      </w:r>
      <w:r>
        <w:rPr>
          <w:rFonts w:ascii="TH Sarabun New" w:eastAsia="TH Sarabun New" w:hAnsi="TH Sarabun New" w:cs="TH Sarabun New"/>
          <w:color w:val="00B050"/>
          <w:sz w:val="32"/>
          <w:szCs w:val="32"/>
          <w:cs/>
        </w:rPr>
        <w:t xml:space="preserve">สูงกว่า </w:t>
      </w:r>
      <w:r>
        <w:rPr>
          <w:rFonts w:ascii="TH Sarabun New" w:eastAsia="TH Sarabun New" w:hAnsi="TH Sarabun New" w:cs="TH Sarabun New"/>
          <w:color w:val="00B050"/>
          <w:sz w:val="32"/>
          <w:szCs w:val="32"/>
        </w:rPr>
        <w:t xml:space="preserve">MobileNetV3-Small (p = 0.028) </w:t>
      </w:r>
      <w:r>
        <w:rPr>
          <w:rFonts w:ascii="TH Sarabun New" w:eastAsia="TH Sarabun New" w:hAnsi="TH Sarabun New" w:cs="TH Sarabun New"/>
          <w:color w:val="00B050"/>
          <w:sz w:val="32"/>
          <w:szCs w:val="32"/>
          <w:cs/>
        </w:rPr>
        <w:t xml:space="preserve">แต่ </w:t>
      </w:r>
      <w:r>
        <w:rPr>
          <w:rFonts w:ascii="TH Sarabun New" w:eastAsia="TH Sarabun New" w:hAnsi="TH Sarabun New" w:cs="TH Sarabun New"/>
          <w:color w:val="00B050"/>
          <w:sz w:val="32"/>
          <w:szCs w:val="32"/>
        </w:rPr>
        <w:t>VGG16</w:t>
      </w:r>
      <w:r>
        <w:rPr>
          <w:rFonts w:ascii="TH Sarabun New" w:eastAsia="TH Sarabun New" w:hAnsi="TH Sarabun New" w:cs="TH Sarabun New"/>
          <w:color w:val="00B050"/>
          <w:sz w:val="32"/>
          <w:szCs w:val="32"/>
          <w:cs/>
        </w:rPr>
        <w:t xml:space="preserve"> กับ </w:t>
      </w:r>
      <w:r>
        <w:rPr>
          <w:rFonts w:ascii="TH Sarabun New" w:eastAsia="TH Sarabun New" w:hAnsi="TH Sarabun New" w:cs="TH Sarabun New"/>
          <w:color w:val="00B050"/>
          <w:sz w:val="32"/>
          <w:szCs w:val="32"/>
        </w:rPr>
        <w:t>ResNet50</w:t>
      </w:r>
      <w:r>
        <w:rPr>
          <w:rFonts w:ascii="TH Sarabun New" w:eastAsia="TH Sarabun New" w:hAnsi="TH Sarabun New" w:cs="TH Sarabun New"/>
          <w:color w:val="00B050"/>
          <w:sz w:val="32"/>
          <w:szCs w:val="32"/>
          <w:cs/>
        </w:rPr>
        <w:t xml:space="preserve"> ไม่แตกต่างกัน (</w:t>
      </w:r>
      <w:r>
        <w:rPr>
          <w:rFonts w:ascii="TH Sarabun New" w:eastAsia="TH Sarabun New" w:hAnsi="TH Sarabun New" w:cs="TH Sarabun New"/>
          <w:color w:val="00B050"/>
          <w:sz w:val="32"/>
          <w:szCs w:val="32"/>
        </w:rPr>
        <w:t>p = 0.59) ResNet50</w:t>
      </w:r>
      <w:r>
        <w:rPr>
          <w:rFonts w:ascii="TH Sarabun New" w:eastAsia="TH Sarabun New" w:hAnsi="TH Sarabun New" w:cs="TH Sarabun New"/>
          <w:color w:val="00B050"/>
          <w:sz w:val="32"/>
          <w:szCs w:val="32"/>
          <w:cs/>
        </w:rPr>
        <w:t xml:space="preserve"> กับ </w:t>
      </w:r>
      <w:r>
        <w:rPr>
          <w:rFonts w:ascii="TH Sarabun New" w:eastAsia="TH Sarabun New" w:hAnsi="TH Sarabun New" w:cs="TH Sarabun New"/>
          <w:color w:val="00B050"/>
          <w:sz w:val="32"/>
          <w:szCs w:val="32"/>
        </w:rPr>
        <w:t>EfficientNet-B0</w:t>
      </w:r>
      <w:r>
        <w:rPr>
          <w:rFonts w:ascii="TH Sarabun New" w:eastAsia="TH Sarabun New" w:hAnsi="TH Sarabun New" w:cs="TH Sarabun New"/>
          <w:color w:val="00B050"/>
          <w:sz w:val="32"/>
          <w:szCs w:val="32"/>
          <w:cs/>
        </w:rPr>
        <w:t xml:space="preserve"> ไม่แตกต่างกัน (</w:t>
      </w:r>
      <w:r>
        <w:rPr>
          <w:rFonts w:ascii="TH Sarabun New" w:eastAsia="TH Sarabun New" w:hAnsi="TH Sarabun New" w:cs="TH Sarabun New"/>
          <w:color w:val="00B050"/>
          <w:sz w:val="32"/>
          <w:szCs w:val="32"/>
        </w:rPr>
        <w:t xml:space="preserve">p = 0.11) </w:t>
      </w:r>
      <w:r>
        <w:rPr>
          <w:rFonts w:ascii="TH Sarabun New" w:eastAsia="TH Sarabun New" w:hAnsi="TH Sarabun New" w:cs="TH Sarabun New"/>
          <w:color w:val="00B050"/>
          <w:sz w:val="32"/>
          <w:szCs w:val="32"/>
          <w:cs/>
        </w:rPr>
        <w:t xml:space="preserve">และ </w:t>
      </w:r>
      <w:r>
        <w:rPr>
          <w:rFonts w:ascii="TH Sarabun New" w:eastAsia="TH Sarabun New" w:hAnsi="TH Sarabun New" w:cs="TH Sarabun New"/>
          <w:color w:val="00B050"/>
          <w:sz w:val="32"/>
          <w:szCs w:val="32"/>
        </w:rPr>
        <w:t>EfficientNet-B0</w:t>
      </w:r>
      <w:r>
        <w:rPr>
          <w:rFonts w:ascii="TH Sarabun New" w:eastAsia="TH Sarabun New" w:hAnsi="TH Sarabun New" w:cs="TH Sarabun New"/>
          <w:color w:val="00B050"/>
          <w:sz w:val="32"/>
          <w:szCs w:val="32"/>
          <w:cs/>
        </w:rPr>
        <w:t xml:space="preserve"> กับ </w:t>
      </w:r>
      <w:r>
        <w:rPr>
          <w:rFonts w:ascii="TH Sarabun New" w:eastAsia="TH Sarabun New" w:hAnsi="TH Sarabun New" w:cs="TH Sarabun New"/>
          <w:color w:val="00B050"/>
          <w:sz w:val="32"/>
          <w:szCs w:val="32"/>
        </w:rPr>
        <w:t xml:space="preserve">MobileNetV3-Small </w:t>
      </w:r>
      <w:r>
        <w:rPr>
          <w:rFonts w:ascii="TH Sarabun New" w:eastAsia="TH Sarabun New" w:hAnsi="TH Sarabun New" w:cs="TH Sarabun New"/>
          <w:color w:val="00B050"/>
          <w:sz w:val="32"/>
          <w:szCs w:val="32"/>
          <w:cs/>
        </w:rPr>
        <w:t>ไม่แตกต่างกัน (</w:t>
      </w:r>
      <w:r>
        <w:rPr>
          <w:rFonts w:ascii="TH Sarabun New" w:eastAsia="TH Sarabun New" w:hAnsi="TH Sarabun New" w:cs="TH Sarabun New"/>
          <w:color w:val="00B050"/>
          <w:sz w:val="32"/>
          <w:szCs w:val="32"/>
        </w:rPr>
        <w:t xml:space="preserve">p = 1.00) </w:t>
      </w:r>
      <w:r>
        <w:rPr>
          <w:rFonts w:ascii="TH Sarabun New" w:eastAsia="TH Sarabun New" w:hAnsi="TH Sarabun New" w:cs="TH Sarabun New"/>
          <w:color w:val="00B050"/>
          <w:sz w:val="32"/>
          <w:szCs w:val="32"/>
          <w:cs/>
        </w:rPr>
        <w:t xml:space="preserve">จึงสรุปได้ว่า </w:t>
      </w:r>
      <w:r>
        <w:rPr>
          <w:rFonts w:ascii="TH Sarabun New" w:eastAsia="TH Sarabun New" w:hAnsi="TH Sarabun New" w:cs="TH Sarabun New"/>
          <w:color w:val="00B050"/>
          <w:sz w:val="32"/>
          <w:szCs w:val="32"/>
        </w:rPr>
        <w:t>VGG16</w:t>
      </w:r>
      <w:r>
        <w:rPr>
          <w:rFonts w:ascii="TH Sarabun New" w:eastAsia="TH Sarabun New" w:hAnsi="TH Sarabun New" w:cs="TH Sarabun New"/>
          <w:color w:val="00B050"/>
          <w:sz w:val="32"/>
          <w:szCs w:val="32"/>
          <w:cs/>
        </w:rPr>
        <w:t xml:space="preserve"> และ </w:t>
      </w:r>
      <w:r>
        <w:rPr>
          <w:rFonts w:ascii="TH Sarabun New" w:eastAsia="TH Sarabun New" w:hAnsi="TH Sarabun New" w:cs="TH Sarabun New"/>
          <w:color w:val="00B050"/>
          <w:sz w:val="32"/>
          <w:szCs w:val="32"/>
        </w:rPr>
        <w:t>ResNet50</w:t>
      </w:r>
      <w:r>
        <w:rPr>
          <w:rFonts w:ascii="TH Sarabun New" w:eastAsia="TH Sarabun New" w:hAnsi="TH Sarabun New" w:cs="TH Sarabun New"/>
          <w:color w:val="00B050"/>
          <w:sz w:val="32"/>
          <w:szCs w:val="32"/>
          <w:cs/>
        </w:rPr>
        <w:t xml:space="preserve"> อยู่ในกลุ่มที่ดีที่สุด</w:t>
      </w:r>
    </w:p>
    <w:p w14:paraId="6207346F" w14:textId="4B1ED345" w:rsidR="00557066" w:rsidRPr="00336F2B" w:rsidRDefault="00557066" w:rsidP="00557066">
      <w:pPr>
        <w:numPr>
          <w:ilvl w:val="0"/>
          <w:numId w:val="26"/>
        </w:numPr>
        <w:rPr>
          <w:rFonts w:ascii="TH Sarabun New" w:eastAsia="TH Sarabun New" w:hAnsi="TH Sarabun New" w:cs="TH Sarabun New"/>
          <w:color w:val="00B050"/>
          <w:sz w:val="32"/>
          <w:szCs w:val="32"/>
        </w:rPr>
      </w:pPr>
      <w:r>
        <w:rPr>
          <w:rFonts w:ascii="TH Sarabun New" w:eastAsia="TH Sarabun New" w:hAnsi="TH Sarabun New" w:cs="TH Sarabun New"/>
          <w:b/>
          <w:bCs/>
          <w:color w:val="00B050"/>
          <w:sz w:val="32"/>
          <w:szCs w:val="32"/>
          <w:cs/>
        </w:rPr>
        <w:t>การประเมินภาพรวมทุกคลาส</w:t>
      </w:r>
      <w:r>
        <w:rPr>
          <w:rFonts w:ascii="TH Sarabun New" w:eastAsia="TH Sarabun New" w:hAnsi="TH Sarabun New" w:cs="TH Sarabun New"/>
          <w:color w:val="00B050"/>
          <w:sz w:val="32"/>
          <w:szCs w:val="32"/>
          <w:cs/>
        </w:rPr>
        <w:t>:</w:t>
      </w:r>
      <w:r>
        <w:rPr>
          <w:rFonts w:ascii="TH Sarabun New" w:eastAsia="TH Sarabun New" w:hAnsi="TH Sarabun New" w:cs="TH Sarabun New"/>
          <w:color w:val="00B050"/>
          <w:sz w:val="32"/>
          <w:szCs w:val="32"/>
        </w:rPr>
        <w:t xml:space="preserve"> VGG16 </w:t>
      </w:r>
      <w:r>
        <w:rPr>
          <w:rFonts w:ascii="TH Sarabun New" w:eastAsia="TH Sarabun New" w:hAnsi="TH Sarabun New" w:cs="TH Sarabun New"/>
          <w:color w:val="00B050"/>
          <w:sz w:val="32"/>
          <w:szCs w:val="32"/>
          <w:cs/>
        </w:rPr>
        <w:t xml:space="preserve">ให้ </w:t>
      </w:r>
      <w:r>
        <w:rPr>
          <w:rFonts w:ascii="TH Sarabun New" w:eastAsia="TH Sarabun New" w:hAnsi="TH Sarabun New" w:cs="TH Sarabun New"/>
          <w:color w:val="00B050"/>
          <w:sz w:val="32"/>
          <w:szCs w:val="32"/>
        </w:rPr>
        <w:t xml:space="preserve">macro-F1 </w:t>
      </w:r>
      <w:r>
        <w:rPr>
          <w:rFonts w:ascii="TH Sarabun New" w:eastAsia="TH Sarabun New" w:hAnsi="TH Sarabun New" w:cs="TH Sarabun New"/>
          <w:color w:val="00B050"/>
          <w:sz w:val="32"/>
          <w:szCs w:val="32"/>
          <w:cs/>
        </w:rPr>
        <w:t xml:space="preserve">สูงสุดที่ </w:t>
      </w:r>
      <w:r>
        <w:rPr>
          <w:rFonts w:ascii="TH Sarabun New" w:eastAsia="TH Sarabun New" w:hAnsi="TH Sarabun New" w:cs="TH Sarabun New"/>
          <w:color w:val="00B050"/>
          <w:sz w:val="32"/>
          <w:szCs w:val="32"/>
        </w:rPr>
        <w:t xml:space="preserve">0.9947 </w:t>
      </w:r>
      <w:r>
        <w:rPr>
          <w:rFonts w:ascii="TH Sarabun New" w:eastAsia="TH Sarabun New" w:hAnsi="TH Sarabun New" w:cs="TH Sarabun New"/>
          <w:color w:val="00B050"/>
          <w:sz w:val="32"/>
          <w:szCs w:val="32"/>
          <w:cs/>
        </w:rPr>
        <w:t xml:space="preserve">และ </w:t>
      </w:r>
      <w:r>
        <w:rPr>
          <w:rFonts w:ascii="TH Sarabun New" w:eastAsia="TH Sarabun New" w:hAnsi="TH Sarabun New" w:cs="TH Sarabun New"/>
          <w:color w:val="00B050"/>
          <w:sz w:val="32"/>
          <w:szCs w:val="32"/>
        </w:rPr>
        <w:t xml:space="preserve">SD </w:t>
      </w:r>
      <w:r>
        <w:rPr>
          <w:rFonts w:ascii="TH Sarabun New" w:eastAsia="TH Sarabun New" w:hAnsi="TH Sarabun New" w:cs="TH Sarabun New"/>
          <w:color w:val="00B050"/>
          <w:sz w:val="32"/>
          <w:szCs w:val="32"/>
          <w:cs/>
        </w:rPr>
        <w:t xml:space="preserve">ต่ำสุดที่ </w:t>
      </w:r>
      <w:r>
        <w:rPr>
          <w:rFonts w:ascii="TH Sarabun New" w:eastAsia="TH Sarabun New" w:hAnsi="TH Sarabun New" w:cs="TH Sarabun New"/>
          <w:color w:val="00B050"/>
          <w:sz w:val="32"/>
          <w:szCs w:val="32"/>
        </w:rPr>
        <w:t xml:space="preserve">0.0014 </w:t>
      </w:r>
      <w:r>
        <w:rPr>
          <w:rFonts w:ascii="TH Sarabun New" w:eastAsia="TH Sarabun New" w:hAnsi="TH Sarabun New" w:cs="TH Sarabun New"/>
          <w:color w:val="00B050"/>
          <w:sz w:val="32"/>
          <w:szCs w:val="32"/>
          <w:cs/>
        </w:rPr>
        <w:t xml:space="preserve">แต่มีพารามิเตอร์ราว </w:t>
      </w:r>
      <w:r>
        <w:rPr>
          <w:rFonts w:ascii="TH Sarabun New" w:eastAsia="TH Sarabun New" w:hAnsi="TH Sarabun New" w:cs="TH Sarabun New"/>
          <w:color w:val="00B050"/>
          <w:sz w:val="32"/>
          <w:szCs w:val="32"/>
        </w:rPr>
        <w:t xml:space="preserve">138 </w:t>
      </w:r>
      <w:r>
        <w:rPr>
          <w:rFonts w:ascii="TH Sarabun New" w:eastAsia="TH Sarabun New" w:hAnsi="TH Sarabun New" w:cs="TH Sarabun New"/>
          <w:color w:val="00B050"/>
          <w:sz w:val="32"/>
          <w:szCs w:val="32"/>
          <w:cs/>
        </w:rPr>
        <w:t>ล้านตัว</w:t>
      </w:r>
      <w:r w:rsidR="00F65CF1">
        <w:rPr>
          <w:rFonts w:ascii="TH Sarabun New" w:eastAsia="TH Sarabun New" w:hAnsi="TH Sarabun New" w:cs="TH Sarabun New"/>
          <w:color w:val="00B050"/>
          <w:sz w:val="32"/>
          <w:szCs w:val="32"/>
        </w:rPr>
        <w:t xml:space="preserve"> </w:t>
      </w:r>
      <w:r>
        <w:rPr>
          <w:rFonts w:ascii="TH Sarabun New" w:eastAsia="TH Sarabun New" w:hAnsi="TH Sarabun New" w:cs="TH Sarabun New"/>
          <w:color w:val="00B050"/>
          <w:sz w:val="32"/>
          <w:szCs w:val="32"/>
          <w:cs/>
        </w:rPr>
        <w:t>ส่วน</w:t>
      </w:r>
      <w:r>
        <w:rPr>
          <w:rFonts w:ascii="TH Sarabun New" w:eastAsia="TH Sarabun New" w:hAnsi="TH Sarabun New" w:cs="TH Sarabun New"/>
          <w:color w:val="00B050"/>
          <w:sz w:val="32"/>
          <w:szCs w:val="32"/>
        </w:rPr>
        <w:t xml:space="preserve"> ResNet50 </w:t>
      </w:r>
      <w:r>
        <w:rPr>
          <w:rFonts w:ascii="TH Sarabun New" w:eastAsia="TH Sarabun New" w:hAnsi="TH Sarabun New" w:cs="TH Sarabun New"/>
          <w:color w:val="00B050"/>
          <w:sz w:val="32"/>
          <w:szCs w:val="32"/>
          <w:cs/>
        </w:rPr>
        <w:t xml:space="preserve">ได้ </w:t>
      </w:r>
      <w:r>
        <w:rPr>
          <w:rFonts w:ascii="TH Sarabun New" w:eastAsia="TH Sarabun New" w:hAnsi="TH Sarabun New" w:cs="TH Sarabun New"/>
          <w:color w:val="00B050"/>
          <w:sz w:val="32"/>
          <w:szCs w:val="32"/>
        </w:rPr>
        <w:t xml:space="preserve">0.9921 (SD 0.0063) </w:t>
      </w:r>
      <w:r>
        <w:rPr>
          <w:rFonts w:ascii="TH Sarabun New" w:eastAsia="TH Sarabun New" w:hAnsi="TH Sarabun New" w:cs="TH Sarabun New"/>
          <w:color w:val="00B050"/>
          <w:sz w:val="32"/>
          <w:szCs w:val="32"/>
          <w:cs/>
        </w:rPr>
        <w:t xml:space="preserve">ด้วยพารามิเตอร์ราว </w:t>
      </w:r>
      <w:r>
        <w:rPr>
          <w:rFonts w:ascii="TH Sarabun New" w:eastAsia="TH Sarabun New" w:hAnsi="TH Sarabun New" w:cs="TH Sarabun New"/>
          <w:color w:val="00B050"/>
          <w:sz w:val="32"/>
          <w:szCs w:val="32"/>
        </w:rPr>
        <w:t xml:space="preserve">25.6 </w:t>
      </w:r>
      <w:r>
        <w:rPr>
          <w:rFonts w:ascii="TH Sarabun New" w:eastAsia="TH Sarabun New" w:hAnsi="TH Sarabun New" w:cs="TH Sarabun New"/>
          <w:color w:val="00B050"/>
          <w:sz w:val="32"/>
          <w:szCs w:val="32"/>
          <w:cs/>
        </w:rPr>
        <w:t>ล้านตัว ซึ่งน้อยกว่า</w:t>
      </w:r>
      <w:r>
        <w:rPr>
          <w:rFonts w:ascii="TH Sarabun New" w:eastAsia="TH Sarabun New" w:hAnsi="TH Sarabun New" w:cs="TH Sarabun New"/>
          <w:color w:val="00B050"/>
          <w:sz w:val="32"/>
          <w:szCs w:val="32"/>
        </w:rPr>
        <w:t xml:space="preserve"> VGG16 </w:t>
      </w:r>
      <w:r>
        <w:rPr>
          <w:rFonts w:ascii="TH Sarabun New" w:eastAsia="TH Sarabun New" w:hAnsi="TH Sarabun New" w:cs="TH Sarabun New"/>
          <w:color w:val="00B050"/>
          <w:sz w:val="32"/>
          <w:szCs w:val="32"/>
          <w:cs/>
        </w:rPr>
        <w:t xml:space="preserve">ราว </w:t>
      </w:r>
      <w:r>
        <w:rPr>
          <w:rFonts w:ascii="TH Sarabun New" w:eastAsia="TH Sarabun New" w:hAnsi="TH Sarabun New" w:cs="TH Sarabun New"/>
          <w:color w:val="00B050"/>
          <w:sz w:val="32"/>
          <w:szCs w:val="32"/>
        </w:rPr>
        <w:t xml:space="preserve">5 </w:t>
      </w:r>
      <w:r>
        <w:rPr>
          <w:rFonts w:ascii="TH Sarabun New" w:eastAsia="TH Sarabun New" w:hAnsi="TH Sarabun New" w:cs="TH Sarabun New"/>
          <w:color w:val="00B050"/>
          <w:sz w:val="32"/>
          <w:szCs w:val="32"/>
          <w:cs/>
        </w:rPr>
        <w:t>เท่า โดย</w:t>
      </w:r>
      <w:proofErr w:type="spellStart"/>
      <w:r>
        <w:rPr>
          <w:rFonts w:ascii="TH Sarabun New" w:eastAsia="TH Sarabun New" w:hAnsi="TH Sarabun New" w:cs="TH Sarabun New"/>
          <w:color w:val="00B050"/>
          <w:sz w:val="32"/>
          <w:szCs w:val="32"/>
        </w:rPr>
        <w:t>ไม่พบความแตกต่างอย่างมีนัยสำคัญ</w:t>
      </w:r>
      <w:proofErr w:type="spellEnd"/>
      <w:r>
        <w:rPr>
          <w:rFonts w:ascii="TH Sarabun New" w:eastAsia="TH Sarabun New" w:hAnsi="TH Sarabun New" w:cs="TH Sarabun New"/>
          <w:color w:val="00B050"/>
          <w:sz w:val="32"/>
          <w:szCs w:val="32"/>
          <w:cs/>
        </w:rPr>
        <w:t xml:space="preserve"> </w:t>
      </w:r>
      <w:r>
        <w:rPr>
          <w:rFonts w:ascii="TH Sarabun New" w:eastAsia="TH Sarabun New" w:hAnsi="TH Sarabun New" w:cs="TH Sarabun New" w:hint="cs"/>
          <w:color w:val="00B050"/>
          <w:sz w:val="32"/>
          <w:szCs w:val="32"/>
          <w:cs/>
        </w:rPr>
        <w:t xml:space="preserve">สำหรับ </w:t>
      </w:r>
      <w:r>
        <w:rPr>
          <w:rFonts w:ascii="TH Sarabun New" w:eastAsia="TH Sarabun New" w:hAnsi="TH Sarabun New" w:cs="TH Sarabun New"/>
          <w:color w:val="00B050"/>
          <w:sz w:val="32"/>
          <w:szCs w:val="32"/>
        </w:rPr>
        <w:t xml:space="preserve">MobileNetV3-Small </w:t>
      </w:r>
      <w:r>
        <w:rPr>
          <w:rFonts w:ascii="TH Sarabun New" w:eastAsia="TH Sarabun New" w:hAnsi="TH Sarabun New" w:cs="TH Sarabun New"/>
          <w:color w:val="00B050"/>
          <w:sz w:val="32"/>
          <w:szCs w:val="32"/>
          <w:cs/>
        </w:rPr>
        <w:t xml:space="preserve">ได้ </w:t>
      </w:r>
      <w:r>
        <w:rPr>
          <w:rFonts w:ascii="TH Sarabun New" w:eastAsia="TH Sarabun New" w:hAnsi="TH Sarabun New" w:cs="TH Sarabun New"/>
          <w:color w:val="00B050"/>
          <w:sz w:val="32"/>
          <w:szCs w:val="32"/>
        </w:rPr>
        <w:t xml:space="preserve">0.9841 (SD 0.0051) </w:t>
      </w:r>
      <w:r>
        <w:rPr>
          <w:rFonts w:ascii="TH Sarabun New" w:eastAsia="TH Sarabun New" w:hAnsi="TH Sarabun New" w:cs="TH Sarabun New"/>
          <w:color w:val="00B050"/>
          <w:sz w:val="32"/>
          <w:szCs w:val="32"/>
          <w:cs/>
        </w:rPr>
        <w:t xml:space="preserve">ด้วยพารามิเตอร์เพียงราว </w:t>
      </w:r>
      <w:r>
        <w:rPr>
          <w:rFonts w:ascii="TH Sarabun New" w:eastAsia="TH Sarabun New" w:hAnsi="TH Sarabun New" w:cs="TH Sarabun New"/>
          <w:color w:val="00B050"/>
          <w:sz w:val="32"/>
          <w:szCs w:val="32"/>
        </w:rPr>
        <w:t xml:space="preserve">2.5 </w:t>
      </w:r>
      <w:r>
        <w:rPr>
          <w:rFonts w:ascii="TH Sarabun New" w:eastAsia="TH Sarabun New" w:hAnsi="TH Sarabun New" w:cs="TH Sarabun New"/>
          <w:color w:val="00B050"/>
          <w:sz w:val="32"/>
          <w:szCs w:val="32"/>
          <w:cs/>
        </w:rPr>
        <w:t xml:space="preserve">ล้านตัว (น้อยกว่า </w:t>
      </w:r>
      <w:r>
        <w:rPr>
          <w:rFonts w:ascii="TH Sarabun New" w:eastAsia="TH Sarabun New" w:hAnsi="TH Sarabun New" w:cs="TH Sarabun New"/>
          <w:color w:val="00B050"/>
          <w:sz w:val="32"/>
          <w:szCs w:val="32"/>
        </w:rPr>
        <w:t xml:space="preserve">VGG16 </w:t>
      </w:r>
      <w:r>
        <w:rPr>
          <w:rFonts w:ascii="TH Sarabun New" w:eastAsia="TH Sarabun New" w:hAnsi="TH Sarabun New" w:cs="TH Sarabun New"/>
          <w:color w:val="00B050"/>
          <w:sz w:val="32"/>
          <w:szCs w:val="32"/>
          <w:cs/>
        </w:rPr>
        <w:t xml:space="preserve">ราว </w:t>
      </w:r>
      <w:r>
        <w:rPr>
          <w:rFonts w:ascii="TH Sarabun New" w:eastAsia="TH Sarabun New" w:hAnsi="TH Sarabun New" w:cs="TH Sarabun New"/>
          <w:color w:val="00B050"/>
          <w:sz w:val="32"/>
          <w:szCs w:val="32"/>
        </w:rPr>
        <w:t xml:space="preserve">55 </w:t>
      </w:r>
      <w:r>
        <w:rPr>
          <w:rFonts w:ascii="TH Sarabun New" w:eastAsia="TH Sarabun New" w:hAnsi="TH Sarabun New" w:cs="TH Sarabun New"/>
          <w:color w:val="00B050"/>
          <w:sz w:val="32"/>
          <w:szCs w:val="32"/>
          <w:cs/>
        </w:rPr>
        <w:t>เท่า)</w:t>
      </w:r>
      <w:r>
        <w:rPr>
          <w:rFonts w:ascii="TH Sarabun New" w:eastAsia="TH Sarabun New" w:hAnsi="TH Sarabun New" w:cs="TH Sarabun New"/>
          <w:color w:val="00B050"/>
          <w:sz w:val="32"/>
          <w:szCs w:val="32"/>
        </w:rPr>
        <w:t xml:space="preserve"> </w:t>
      </w:r>
      <w:r>
        <w:rPr>
          <w:rFonts w:ascii="TH Sarabun New" w:eastAsia="TH Sarabun New" w:hAnsi="TH Sarabun New" w:cs="TH Sarabun New"/>
          <w:color w:val="00B050"/>
          <w:sz w:val="32"/>
          <w:szCs w:val="32"/>
          <w:cs/>
        </w:rPr>
        <w:t xml:space="preserve">แม้ต่ำกว่า </w:t>
      </w:r>
      <w:r>
        <w:rPr>
          <w:rFonts w:ascii="TH Sarabun New" w:eastAsia="TH Sarabun New" w:hAnsi="TH Sarabun New" w:cs="TH Sarabun New"/>
          <w:color w:val="00B050"/>
          <w:sz w:val="32"/>
          <w:szCs w:val="32"/>
        </w:rPr>
        <w:t xml:space="preserve">VGG16 </w:t>
      </w:r>
      <w:r>
        <w:rPr>
          <w:rFonts w:ascii="TH Sarabun New" w:eastAsia="TH Sarabun New" w:hAnsi="TH Sarabun New" w:cs="TH Sarabun New"/>
          <w:color w:val="00B050"/>
          <w:sz w:val="32"/>
          <w:szCs w:val="32"/>
          <w:cs/>
        </w:rPr>
        <w:t xml:space="preserve">ราว </w:t>
      </w:r>
      <w:r>
        <w:rPr>
          <w:rFonts w:ascii="TH Sarabun New" w:eastAsia="TH Sarabun New" w:hAnsi="TH Sarabun New" w:cs="TH Sarabun New"/>
          <w:color w:val="00B050"/>
          <w:sz w:val="32"/>
          <w:szCs w:val="32"/>
        </w:rPr>
        <w:t xml:space="preserve">0.011 </w:t>
      </w:r>
      <w:r>
        <w:rPr>
          <w:rFonts w:ascii="TH Sarabun New" w:eastAsia="TH Sarabun New" w:hAnsi="TH Sarabun New" w:cs="TH Sarabun New"/>
          <w:color w:val="00B050"/>
          <w:sz w:val="32"/>
          <w:szCs w:val="32"/>
          <w:cs/>
        </w:rPr>
        <w:t xml:space="preserve">แต่ยังสูงกว่า </w:t>
      </w:r>
      <w:r>
        <w:rPr>
          <w:rFonts w:ascii="TH Sarabun New" w:eastAsia="TH Sarabun New" w:hAnsi="TH Sarabun New" w:cs="TH Sarabun New"/>
          <w:color w:val="00B050"/>
          <w:sz w:val="32"/>
          <w:szCs w:val="32"/>
        </w:rPr>
        <w:t xml:space="preserve">Freeze all </w:t>
      </w:r>
      <w:r>
        <w:rPr>
          <w:rFonts w:ascii="TH Sarabun New" w:eastAsia="TH Sarabun New" w:hAnsi="TH Sarabun New" w:cs="TH Sarabun New"/>
          <w:color w:val="00B050"/>
          <w:sz w:val="32"/>
          <w:szCs w:val="32"/>
          <w:cs/>
        </w:rPr>
        <w:t xml:space="preserve">ทุก </w:t>
      </w:r>
      <w:r>
        <w:rPr>
          <w:rFonts w:ascii="TH Sarabun New" w:eastAsia="TH Sarabun New" w:hAnsi="TH Sarabun New" w:cs="TH Sarabun New"/>
          <w:color w:val="00B050"/>
          <w:sz w:val="32"/>
          <w:szCs w:val="32"/>
        </w:rPr>
        <w:t xml:space="preserve">backbone </w:t>
      </w:r>
      <w:r>
        <w:rPr>
          <w:rFonts w:ascii="TH Sarabun New" w:eastAsia="TH Sarabun New" w:hAnsi="TH Sarabun New" w:cs="TH Sarabun New"/>
          <w:color w:val="00B050"/>
          <w:sz w:val="32"/>
          <w:szCs w:val="32"/>
          <w:cs/>
        </w:rPr>
        <w:t>จึงสรุปได้ว่า</w:t>
      </w:r>
    </w:p>
    <w:p w14:paraId="49735E24" w14:textId="08B6D724" w:rsidR="00557066" w:rsidRPr="00336F2B" w:rsidRDefault="00557066" w:rsidP="00557066">
      <w:pPr>
        <w:numPr>
          <w:ilvl w:val="1"/>
          <w:numId w:val="26"/>
        </w:numPr>
        <w:rPr>
          <w:rFonts w:ascii="TH Sarabun New" w:eastAsia="TH Sarabun New" w:hAnsi="TH Sarabun New" w:cs="TH Sarabun New"/>
          <w:color w:val="00B050"/>
          <w:sz w:val="32"/>
          <w:szCs w:val="32"/>
        </w:rPr>
      </w:pPr>
      <w:r>
        <w:rPr>
          <w:rFonts w:ascii="TH Sarabun New" w:eastAsia="TH Sarabun New" w:hAnsi="TH Sarabun New" w:cs="TH Sarabun New"/>
          <w:color w:val="00B050"/>
          <w:sz w:val="32"/>
          <w:szCs w:val="32"/>
          <w:cs/>
        </w:rPr>
        <w:t xml:space="preserve">หากต้องการความแม่นยำสูงสุดและเสถียร ควรเลือก </w:t>
      </w:r>
      <w:r>
        <w:rPr>
          <w:rFonts w:ascii="TH Sarabun New" w:eastAsia="TH Sarabun New" w:hAnsi="TH Sarabun New" w:cs="TH Sarabun New"/>
          <w:color w:val="00B050"/>
          <w:sz w:val="32"/>
          <w:szCs w:val="32"/>
        </w:rPr>
        <w:t xml:space="preserve">VGG16 </w:t>
      </w:r>
      <w:r>
        <w:rPr>
          <w:rFonts w:ascii="TH Sarabun New" w:eastAsia="TH Sarabun New" w:hAnsi="TH Sarabun New" w:cs="TH Sarabun New"/>
          <w:color w:val="00B050"/>
          <w:sz w:val="32"/>
          <w:szCs w:val="32"/>
          <w:cs/>
        </w:rPr>
        <w:t>หรือ</w:t>
      </w:r>
      <w:r>
        <w:rPr>
          <w:rFonts w:ascii="TH Sarabun New" w:eastAsia="TH Sarabun New" w:hAnsi="TH Sarabun New" w:cs="TH Sarabun New"/>
          <w:color w:val="00B050"/>
          <w:sz w:val="32"/>
          <w:szCs w:val="32"/>
        </w:rPr>
        <w:t xml:space="preserve"> ResNet50 </w:t>
      </w:r>
      <w:proofErr w:type="spellStart"/>
      <w:r>
        <w:rPr>
          <w:rFonts w:ascii="TH Sarabun New" w:eastAsia="TH Sarabun New" w:hAnsi="TH Sarabun New" w:cs="TH Sarabun New"/>
          <w:color w:val="00B050"/>
          <w:sz w:val="32"/>
          <w:szCs w:val="32"/>
        </w:rPr>
        <w:t>ซึ่ง</w:t>
      </w:r>
      <w:proofErr w:type="spellEnd"/>
      <w:r>
        <w:rPr>
          <w:rFonts w:ascii="TH Sarabun New" w:eastAsia="TH Sarabun New" w:hAnsi="TH Sarabun New" w:cs="TH Sarabun New"/>
          <w:color w:val="00B050"/>
          <w:sz w:val="32"/>
          <w:szCs w:val="32"/>
        </w:rPr>
        <w:t xml:space="preserve"> ResNet50 </w:t>
      </w:r>
      <w:proofErr w:type="spellStart"/>
      <w:r>
        <w:rPr>
          <w:rFonts w:ascii="TH Sarabun New" w:eastAsia="TH Sarabun New" w:hAnsi="TH Sarabun New" w:cs="TH Sarabun New"/>
          <w:color w:val="00B050"/>
          <w:sz w:val="32"/>
          <w:szCs w:val="32"/>
        </w:rPr>
        <w:t>มีขนาดโมเดลต้นฉบับเล็กกว่าและไม่พบความแตกต่างทางสถิติ</w:t>
      </w:r>
      <w:proofErr w:type="spellEnd"/>
    </w:p>
    <w:p w14:paraId="69EF606B" w14:textId="77777777" w:rsidR="00557066" w:rsidRPr="00336F2B" w:rsidRDefault="00557066" w:rsidP="00557066">
      <w:pPr>
        <w:numPr>
          <w:ilvl w:val="1"/>
          <w:numId w:val="26"/>
        </w:numPr>
        <w:rPr>
          <w:rFonts w:ascii="TH Sarabun New" w:eastAsia="TH Sarabun New" w:hAnsi="TH Sarabun New" w:cs="TH Sarabun New"/>
          <w:color w:val="00B050"/>
          <w:sz w:val="32"/>
          <w:szCs w:val="32"/>
        </w:rPr>
      </w:pPr>
      <w:r>
        <w:rPr>
          <w:rFonts w:ascii="TH Sarabun New" w:eastAsia="TH Sarabun New" w:hAnsi="TH Sarabun New" w:cs="TH Sarabun New"/>
          <w:color w:val="00B050"/>
          <w:sz w:val="32"/>
          <w:szCs w:val="32"/>
          <w:cs/>
        </w:rPr>
        <w:t>หากต้องการนำไปใช้บนอุปกรณ์ที่มีทรัพยากรจำกัด (เช่น</w:t>
      </w:r>
      <w:r>
        <w:rPr>
          <w:rFonts w:ascii="TH Sarabun New" w:eastAsia="TH Sarabun New" w:hAnsi="TH Sarabun New" w:cs="TH Sarabun New"/>
          <w:color w:val="00B050"/>
          <w:sz w:val="32"/>
          <w:szCs w:val="32"/>
        </w:rPr>
        <w:t xml:space="preserve"> Mobile </w:t>
      </w:r>
      <w:r>
        <w:rPr>
          <w:rFonts w:ascii="TH Sarabun New" w:eastAsia="TH Sarabun New" w:hAnsi="TH Sarabun New" w:cs="TH Sarabun New"/>
          <w:color w:val="00B050"/>
          <w:sz w:val="32"/>
          <w:szCs w:val="32"/>
          <w:cs/>
        </w:rPr>
        <w:t xml:space="preserve">หรือ </w:t>
      </w:r>
      <w:r>
        <w:rPr>
          <w:rFonts w:ascii="TH Sarabun New" w:eastAsia="TH Sarabun New" w:hAnsi="TH Sarabun New" w:cs="TH Sarabun New"/>
          <w:color w:val="00B050"/>
          <w:sz w:val="32"/>
          <w:szCs w:val="32"/>
        </w:rPr>
        <w:t xml:space="preserve">Edge Devices) MobileNetV3-Small </w:t>
      </w:r>
      <w:r>
        <w:rPr>
          <w:rFonts w:ascii="TH Sarabun New" w:eastAsia="TH Sarabun New" w:hAnsi="TH Sarabun New" w:cs="TH Sarabun New"/>
          <w:color w:val="00B050"/>
          <w:sz w:val="32"/>
          <w:szCs w:val="32"/>
          <w:cs/>
        </w:rPr>
        <w:t>เป็นตัวเลือกที่เหมาะสม เพราะยังได้</w:t>
      </w:r>
      <w:r>
        <w:rPr>
          <w:rFonts w:ascii="TH Sarabun New" w:eastAsia="TH Sarabun New" w:hAnsi="TH Sarabun New" w:cs="TH Sarabun New"/>
          <w:color w:val="00B050"/>
          <w:sz w:val="32"/>
          <w:szCs w:val="32"/>
        </w:rPr>
        <w:t xml:space="preserve"> macro-F1 </w:t>
      </w:r>
      <w:r>
        <w:rPr>
          <w:rFonts w:ascii="TH Sarabun New" w:eastAsia="TH Sarabun New" w:hAnsi="TH Sarabun New" w:cs="TH Sarabun New"/>
          <w:color w:val="00B050"/>
          <w:sz w:val="32"/>
          <w:szCs w:val="32"/>
          <w:cs/>
        </w:rPr>
        <w:t xml:space="preserve">สูงกว่า </w:t>
      </w:r>
      <w:r>
        <w:rPr>
          <w:rFonts w:ascii="TH Sarabun New" w:eastAsia="TH Sarabun New" w:hAnsi="TH Sarabun New" w:cs="TH Sarabun New"/>
          <w:color w:val="00B050"/>
          <w:sz w:val="32"/>
          <w:szCs w:val="32"/>
        </w:rPr>
        <w:t xml:space="preserve">0.98 </w:t>
      </w:r>
      <w:r>
        <w:rPr>
          <w:rFonts w:ascii="TH Sarabun New" w:eastAsia="TH Sarabun New" w:hAnsi="TH Sarabun New" w:cs="TH Sarabun New"/>
          <w:color w:val="00B050"/>
          <w:sz w:val="32"/>
          <w:szCs w:val="32"/>
          <w:cs/>
        </w:rPr>
        <w:t>ด้วยขนาดโมเดลเล็กที่สุด</w:t>
      </w:r>
    </w:p>
    <w:p w14:paraId="1F52E4CE" w14:textId="5BB8411C" w:rsidR="001637D1" w:rsidRDefault="00676989" w:rsidP="00676989">
      <w:pPr>
        <w:pStyle w:val="ListParagraph"/>
        <w:numPr>
          <w:ilvl w:val="1"/>
          <w:numId w:val="8"/>
        </w:numPr>
        <w:rPr>
          <w:rFonts w:asciiTheme="minorBidi" w:hAnsiTheme="minorBidi"/>
          <w:color w:val="00B050"/>
          <w:sz w:val="28"/>
        </w:rPr>
      </w:pPr>
      <w:r>
        <w:rPr>
          <w:rFonts w:asciiTheme="minorBidi" w:hAnsiTheme="minorBidi" w:cs="Cordia New" w:hint="cs"/>
          <w:color w:val="00B050"/>
          <w:sz w:val="28"/>
          <w:cs/>
        </w:rPr>
        <w:lastRenderedPageBreak/>
        <w:t>สำหรับโมเดลที่แย่ที่สุด</w:t>
      </w:r>
      <w:r w:rsidR="00CF490A">
        <w:rPr>
          <w:rFonts w:asciiTheme="minorBidi" w:hAnsiTheme="minorBidi" w:cs="Cordia New" w:hint="cs"/>
          <w:color w:val="00B050"/>
          <w:sz w:val="28"/>
          <w:cs/>
        </w:rPr>
        <w:t xml:space="preserve"> </w:t>
      </w:r>
      <w:proofErr w:type="spellStart"/>
      <w:r w:rsidR="00823829">
        <w:rPr>
          <w:rFonts w:asciiTheme="minorBidi" w:hAnsiTheme="minorBidi" w:cs="Cordia New"/>
          <w:color w:val="00B050"/>
          <w:sz w:val="28"/>
        </w:rPr>
        <w:t>ภายใต้</w:t>
      </w:r>
      <w:proofErr w:type="spellEnd"/>
      <w:r w:rsidR="00823829">
        <w:rPr>
          <w:rFonts w:asciiTheme="minorBidi" w:hAnsiTheme="minorBidi" w:cs="Cordia New"/>
          <w:color w:val="00B050"/>
          <w:sz w:val="28"/>
        </w:rPr>
        <w:t xml:space="preserve"> Freeze all </w:t>
      </w:r>
      <w:proofErr w:type="spellStart"/>
      <w:r w:rsidR="00823829">
        <w:rPr>
          <w:rFonts w:asciiTheme="minorBidi" w:hAnsiTheme="minorBidi" w:cs="Cordia New"/>
          <w:color w:val="00B050"/>
          <w:sz w:val="28"/>
        </w:rPr>
        <w:t>คือ</w:t>
      </w:r>
      <w:proofErr w:type="spellEnd"/>
      <w:r w:rsidR="00823829">
        <w:rPr>
          <w:rFonts w:asciiTheme="minorBidi" w:hAnsiTheme="minorBidi" w:cs="Cordia New"/>
          <w:color w:val="00B050"/>
          <w:sz w:val="28"/>
        </w:rPr>
        <w:t xml:space="preserve"> VGG16 (0.9506 ± 0.0077) </w:t>
      </w:r>
      <w:proofErr w:type="spellStart"/>
      <w:r w:rsidR="00823829">
        <w:rPr>
          <w:rFonts w:asciiTheme="minorBidi" w:hAnsiTheme="minorBidi" w:cs="Cordia New"/>
          <w:color w:val="00B050"/>
          <w:sz w:val="28"/>
        </w:rPr>
        <w:t>ซึ่งต่ำกว่า</w:t>
      </w:r>
      <w:proofErr w:type="spellEnd"/>
      <w:r w:rsidR="00823829">
        <w:rPr>
          <w:rFonts w:asciiTheme="minorBidi" w:hAnsiTheme="minorBidi" w:cs="Cordia New"/>
          <w:color w:val="00B050"/>
          <w:sz w:val="28"/>
        </w:rPr>
        <w:t xml:space="preserve"> EfficientNet-B0 </w:t>
      </w:r>
      <w:proofErr w:type="spellStart"/>
      <w:r w:rsidR="00823829">
        <w:rPr>
          <w:rFonts w:asciiTheme="minorBidi" w:hAnsiTheme="minorBidi" w:cs="Cordia New"/>
          <w:color w:val="00B050"/>
          <w:sz w:val="28"/>
        </w:rPr>
        <w:t>อย่างมีนัยสำคัญ</w:t>
      </w:r>
      <w:proofErr w:type="spellEnd"/>
      <w:r w:rsidR="00823829">
        <w:rPr>
          <w:rFonts w:asciiTheme="minorBidi" w:hAnsiTheme="minorBidi" w:cs="Cordia New"/>
          <w:color w:val="00B050"/>
          <w:sz w:val="28"/>
        </w:rPr>
        <w:t xml:space="preserve"> (Games–Howell p &lt; 0.0001) </w:t>
      </w:r>
      <w:proofErr w:type="spellStart"/>
      <w:r w:rsidR="00823829">
        <w:rPr>
          <w:rFonts w:asciiTheme="minorBidi" w:hAnsiTheme="minorBidi" w:cs="Cordia New"/>
          <w:color w:val="00B050"/>
          <w:sz w:val="28"/>
        </w:rPr>
        <w:t>แต่ไม่ต่างจาก</w:t>
      </w:r>
      <w:proofErr w:type="spellEnd"/>
      <w:r w:rsidR="00823829">
        <w:rPr>
          <w:rFonts w:asciiTheme="minorBidi" w:hAnsiTheme="minorBidi" w:cs="Cordia New"/>
          <w:color w:val="00B050"/>
          <w:sz w:val="28"/>
        </w:rPr>
        <w:t xml:space="preserve"> ResNet50 </w:t>
      </w:r>
      <w:proofErr w:type="spellStart"/>
      <w:r w:rsidR="00823829">
        <w:rPr>
          <w:rFonts w:asciiTheme="minorBidi" w:hAnsiTheme="minorBidi" w:cs="Cordia New"/>
          <w:color w:val="00B050"/>
          <w:sz w:val="28"/>
        </w:rPr>
        <w:t>และ</w:t>
      </w:r>
      <w:proofErr w:type="spellEnd"/>
      <w:r w:rsidR="00823829">
        <w:rPr>
          <w:rFonts w:asciiTheme="minorBidi" w:hAnsiTheme="minorBidi" w:cs="Cordia New"/>
          <w:color w:val="00B050"/>
          <w:sz w:val="28"/>
        </w:rPr>
        <w:t xml:space="preserve"> MobileNetV3-Small (p = 0.36 </w:t>
      </w:r>
      <w:proofErr w:type="spellStart"/>
      <w:r w:rsidR="00823829">
        <w:rPr>
          <w:rFonts w:asciiTheme="minorBidi" w:hAnsiTheme="minorBidi" w:cs="Cordia New"/>
          <w:color w:val="00B050"/>
          <w:sz w:val="28"/>
        </w:rPr>
        <w:t>และ</w:t>
      </w:r>
      <w:proofErr w:type="spellEnd"/>
      <w:r w:rsidR="00823829">
        <w:rPr>
          <w:rFonts w:asciiTheme="minorBidi" w:hAnsiTheme="minorBidi" w:cs="Cordia New"/>
          <w:color w:val="00B050"/>
          <w:sz w:val="28"/>
        </w:rPr>
        <w:t xml:space="preserve"> 0.84) </w:t>
      </w:r>
      <w:proofErr w:type="spellStart"/>
      <w:r w:rsidR="00823829">
        <w:rPr>
          <w:rFonts w:asciiTheme="minorBidi" w:hAnsiTheme="minorBidi" w:cs="Cordia New"/>
          <w:color w:val="00B050"/>
          <w:sz w:val="28"/>
        </w:rPr>
        <w:t>ส่วนภายใต้</w:t>
      </w:r>
      <w:proofErr w:type="spellEnd"/>
      <w:r w:rsidR="00823829">
        <w:rPr>
          <w:rFonts w:asciiTheme="minorBidi" w:hAnsiTheme="minorBidi" w:cs="Cordia New"/>
          <w:color w:val="00B050"/>
          <w:sz w:val="28"/>
        </w:rPr>
        <w:t xml:space="preserve"> Selective Unfreeze </w:t>
      </w:r>
      <w:proofErr w:type="spellStart"/>
      <w:r w:rsidR="00823829">
        <w:rPr>
          <w:rFonts w:asciiTheme="minorBidi" w:hAnsiTheme="minorBidi" w:cs="Cordia New"/>
          <w:color w:val="00B050"/>
          <w:sz w:val="28"/>
        </w:rPr>
        <w:t>คือ</w:t>
      </w:r>
      <w:proofErr w:type="spellEnd"/>
      <w:r w:rsidR="00823829">
        <w:rPr>
          <w:rFonts w:asciiTheme="minorBidi" w:hAnsiTheme="minorBidi" w:cs="Cordia New"/>
          <w:color w:val="00B050"/>
          <w:sz w:val="28"/>
        </w:rPr>
        <w:t xml:space="preserve"> EfficientNet-B0 (0.9837 ± 0.0089) </w:t>
      </w:r>
      <w:proofErr w:type="spellStart"/>
      <w:r w:rsidR="00823829">
        <w:rPr>
          <w:rFonts w:asciiTheme="minorBidi" w:hAnsiTheme="minorBidi" w:cs="Cordia New"/>
          <w:color w:val="00B050"/>
          <w:sz w:val="28"/>
        </w:rPr>
        <w:t>ซึ่งต่ำกว่า</w:t>
      </w:r>
      <w:proofErr w:type="spellEnd"/>
      <w:r w:rsidR="00823829">
        <w:rPr>
          <w:rFonts w:asciiTheme="minorBidi" w:hAnsiTheme="minorBidi" w:cs="Cordia New"/>
          <w:color w:val="00B050"/>
          <w:sz w:val="28"/>
        </w:rPr>
        <w:t xml:space="preserve"> VGG16 </w:t>
      </w:r>
      <w:proofErr w:type="spellStart"/>
      <w:r w:rsidR="00823829">
        <w:rPr>
          <w:rFonts w:asciiTheme="minorBidi" w:hAnsiTheme="minorBidi" w:cs="Cordia New"/>
          <w:color w:val="00B050"/>
          <w:sz w:val="28"/>
        </w:rPr>
        <w:t>อย่างมีนัยสำคัญ</w:t>
      </w:r>
      <w:proofErr w:type="spellEnd"/>
      <w:r w:rsidR="00823829">
        <w:rPr>
          <w:rFonts w:asciiTheme="minorBidi" w:hAnsiTheme="minorBidi" w:cs="Cordia New"/>
          <w:color w:val="00B050"/>
          <w:sz w:val="28"/>
        </w:rPr>
        <w:t xml:space="preserve"> (p = 0.015) </w:t>
      </w:r>
      <w:proofErr w:type="spellStart"/>
      <w:r w:rsidR="00823829">
        <w:rPr>
          <w:rFonts w:asciiTheme="minorBidi" w:hAnsiTheme="minorBidi" w:cs="Cordia New"/>
          <w:color w:val="00B050"/>
          <w:sz w:val="28"/>
        </w:rPr>
        <w:t>แต่ไม่ต่างจาก</w:t>
      </w:r>
      <w:proofErr w:type="spellEnd"/>
      <w:r w:rsidR="00823829">
        <w:rPr>
          <w:rFonts w:asciiTheme="minorBidi" w:hAnsiTheme="minorBidi" w:cs="Cordia New"/>
          <w:color w:val="00B050"/>
          <w:sz w:val="28"/>
        </w:rPr>
        <w:t xml:space="preserve"> ResNet50 </w:t>
      </w:r>
      <w:proofErr w:type="spellStart"/>
      <w:r w:rsidR="00823829">
        <w:rPr>
          <w:rFonts w:asciiTheme="minorBidi" w:hAnsiTheme="minorBidi" w:cs="Cordia New"/>
          <w:color w:val="00B050"/>
          <w:sz w:val="28"/>
        </w:rPr>
        <w:t>และ</w:t>
      </w:r>
      <w:proofErr w:type="spellEnd"/>
      <w:r w:rsidR="00823829">
        <w:rPr>
          <w:rFonts w:asciiTheme="minorBidi" w:hAnsiTheme="minorBidi" w:cs="Cordia New"/>
          <w:color w:val="00B050"/>
          <w:sz w:val="28"/>
        </w:rPr>
        <w:t xml:space="preserve"> MobileNetV3-Small (p = 0.11 </w:t>
      </w:r>
      <w:proofErr w:type="spellStart"/>
      <w:r w:rsidR="00823829">
        <w:rPr>
          <w:rFonts w:asciiTheme="minorBidi" w:hAnsiTheme="minorBidi" w:cs="Cordia New"/>
          <w:color w:val="00B050"/>
          <w:sz w:val="28"/>
        </w:rPr>
        <w:t>และ</w:t>
      </w:r>
      <w:proofErr w:type="spellEnd"/>
      <w:r w:rsidR="00823829">
        <w:rPr>
          <w:rFonts w:asciiTheme="minorBidi" w:hAnsiTheme="minorBidi" w:cs="Cordia New"/>
          <w:color w:val="00B050"/>
          <w:sz w:val="28"/>
        </w:rPr>
        <w:t xml:space="preserve"> 1.00)</w:t>
      </w:r>
    </w:p>
    <w:p w14:paraId="5A800006" w14:textId="77777777" w:rsidR="00557066" w:rsidRPr="00F07160" w:rsidRDefault="00557066" w:rsidP="00557066">
      <w:pPr>
        <w:numPr>
          <w:ilvl w:val="0"/>
          <w:numId w:val="26"/>
        </w:numPr>
        <w:rPr>
          <w:rFonts w:ascii="TH Sarabun New" w:eastAsia="TH Sarabun New" w:hAnsi="TH Sarabun New" w:cs="TH Sarabun New"/>
          <w:color w:val="00B050"/>
          <w:sz w:val="32"/>
          <w:szCs w:val="32"/>
        </w:rPr>
      </w:pPr>
      <w:r>
        <w:rPr>
          <w:rFonts w:ascii="TH Sarabun New" w:eastAsia="TH Sarabun New" w:hAnsi="TH Sarabun New" w:cs="TH Sarabun New"/>
          <w:b/>
          <w:bCs/>
          <w:color w:val="00B050"/>
          <w:sz w:val="32"/>
          <w:szCs w:val="32"/>
          <w:cs/>
        </w:rPr>
        <w:t>การประเมินแยกรายคลาส</w:t>
      </w:r>
      <w:r>
        <w:rPr>
          <w:rFonts w:ascii="TH Sarabun New" w:eastAsia="TH Sarabun New" w:hAnsi="TH Sarabun New" w:cs="TH Sarabun New"/>
          <w:color w:val="00B050"/>
          <w:sz w:val="32"/>
          <w:szCs w:val="32"/>
          <w:cs/>
        </w:rPr>
        <w:t>:</w:t>
      </w:r>
      <w:r>
        <w:rPr>
          <w:rFonts w:ascii="TH Sarabun New" w:eastAsia="TH Sarabun New" w:hAnsi="TH Sarabun New" w:cs="TH Sarabun New"/>
          <w:color w:val="00B050"/>
          <w:sz w:val="32"/>
          <w:szCs w:val="32"/>
        </w:rPr>
        <w:t xml:space="preserve"> </w:t>
      </w:r>
    </w:p>
    <w:p w14:paraId="7B8DC569" w14:textId="60829E3E" w:rsidR="000F060C" w:rsidRPr="00F07160" w:rsidRDefault="000F060C" w:rsidP="000F060C">
      <w:pPr>
        <w:pStyle w:val="ListParagraph"/>
        <w:numPr>
          <w:ilvl w:val="1"/>
          <w:numId w:val="26"/>
        </w:numPr>
        <w:spacing w:after="100" w:line="300" w:lineRule="auto"/>
        <w:jc w:val="thaiDistribute"/>
        <w:rPr>
          <w:color w:val="00B050"/>
        </w:rPr>
      </w:pPr>
      <w:proofErr w:type="spellStart"/>
      <w:r>
        <w:rPr>
          <w:color w:val="00B050"/>
        </w:rPr>
        <w:t>gomu_gomu</w:t>
      </w:r>
      <w:proofErr w:type="spellEnd"/>
      <w:r>
        <w:rPr>
          <w:color w:val="00B050"/>
        </w:rPr>
        <w:t>: F</w:t>
      </w:r>
      <w:r>
        <w:rPr>
          <w:rFonts w:cs="Cordia New"/>
          <w:color w:val="00B050"/>
          <w:cs/>
        </w:rPr>
        <w:t xml:space="preserve">1 ของ </w:t>
      </w:r>
      <w:r>
        <w:rPr>
          <w:color w:val="00B050"/>
        </w:rPr>
        <w:t xml:space="preserve">Selective Unfreeze </w:t>
      </w:r>
      <w:r>
        <w:rPr>
          <w:rFonts w:cs="Cordia New"/>
          <w:color w:val="00B050"/>
          <w:cs/>
        </w:rPr>
        <w:t xml:space="preserve">เป็น 0.982–0.999 (สูงสุดที่ </w:t>
      </w:r>
      <w:r>
        <w:rPr>
          <w:color w:val="00B050"/>
        </w:rPr>
        <w:t>VGG</w:t>
      </w:r>
      <w:r>
        <w:rPr>
          <w:rFonts w:cs="Cordia New"/>
          <w:color w:val="00B050"/>
          <w:cs/>
        </w:rPr>
        <w:t>16 0.999</w:t>
      </w:r>
      <w:r>
        <w:rPr>
          <w:color w:val="00B050"/>
        </w:rPr>
        <w:t xml:space="preserve"> ± </w:t>
      </w:r>
      <w:r>
        <w:rPr>
          <w:rFonts w:cs="Cordia New"/>
          <w:color w:val="00B050"/>
          <w:cs/>
        </w:rPr>
        <w:t xml:space="preserve">0.002) และ </w:t>
      </w:r>
      <w:r>
        <w:rPr>
          <w:color w:val="00B050"/>
        </w:rPr>
        <w:t xml:space="preserve">Freeze all </w:t>
      </w:r>
      <w:r>
        <w:rPr>
          <w:rFonts w:cs="Cordia New"/>
          <w:color w:val="00B050"/>
          <w:cs/>
        </w:rPr>
        <w:t xml:space="preserve">เป็น 0.959–0.981 โดยภาพ </w:t>
      </w:r>
      <w:proofErr w:type="spellStart"/>
      <w:r>
        <w:rPr>
          <w:color w:val="00B050"/>
        </w:rPr>
        <w:t>gomu_gomu</w:t>
      </w:r>
      <w:proofErr w:type="spellEnd"/>
      <w:r>
        <w:rPr>
          <w:color w:val="00B050"/>
        </w:rPr>
        <w:t xml:space="preserve"> </w:t>
      </w:r>
      <w:r>
        <w:rPr>
          <w:rFonts w:cs="Cordia New"/>
          <w:color w:val="00B050"/>
          <w:cs/>
        </w:rPr>
        <w:t xml:space="preserve">มักถูกทำนายผิดเป็น </w:t>
      </w:r>
      <w:proofErr w:type="spellStart"/>
      <w:r>
        <w:rPr>
          <w:color w:val="00B050"/>
        </w:rPr>
        <w:t>yami_yami</w:t>
      </w:r>
      <w:proofErr w:type="spellEnd"/>
      <w:r>
        <w:rPr>
          <w:color w:val="00B050"/>
        </w:rPr>
        <w:t xml:space="preserve"> </w:t>
      </w:r>
      <w:r>
        <w:rPr>
          <w:rFonts w:cs="Cordia New"/>
          <w:color w:val="00B050"/>
          <w:cs/>
        </w:rPr>
        <w:t xml:space="preserve">และ </w:t>
      </w:r>
      <w:proofErr w:type="spellStart"/>
      <w:r>
        <w:rPr>
          <w:color w:val="00B050"/>
        </w:rPr>
        <w:t>ope_ope</w:t>
      </w:r>
      <w:proofErr w:type="spellEnd"/>
      <w:r>
        <w:rPr>
          <w:color w:val="00B050"/>
        </w:rPr>
        <w:t xml:space="preserve"> </w:t>
      </w:r>
      <w:r>
        <w:rPr>
          <w:rFonts w:cs="Cordia New"/>
          <w:color w:val="00B050"/>
          <w:cs/>
        </w:rPr>
        <w:t xml:space="preserve">ใน </w:t>
      </w:r>
      <w:r>
        <w:rPr>
          <w:color w:val="00B050"/>
        </w:rPr>
        <w:t xml:space="preserve">Freeze all </w:t>
      </w:r>
      <w:r>
        <w:rPr>
          <w:rFonts w:cs="Cordia New"/>
          <w:color w:val="00B050"/>
          <w:cs/>
        </w:rPr>
        <w:t xml:space="preserve">หรือเป็น </w:t>
      </w:r>
      <w:proofErr w:type="spellStart"/>
      <w:r>
        <w:rPr>
          <w:color w:val="00B050"/>
        </w:rPr>
        <w:t>mera_mera</w:t>
      </w:r>
      <w:proofErr w:type="spellEnd"/>
      <w:r>
        <w:rPr>
          <w:color w:val="00B050"/>
        </w:rPr>
        <w:t xml:space="preserve"> </w:t>
      </w:r>
      <w:r>
        <w:rPr>
          <w:rFonts w:cs="Cordia New"/>
          <w:color w:val="00B050"/>
          <w:cs/>
        </w:rPr>
        <w:t xml:space="preserve">ใน </w:t>
      </w:r>
      <w:r>
        <w:rPr>
          <w:color w:val="00B050"/>
        </w:rPr>
        <w:t xml:space="preserve">Selective Unfreeze </w:t>
      </w:r>
      <w:r>
        <w:rPr>
          <w:rFonts w:cs="Cordia New"/>
          <w:color w:val="00B050"/>
          <w:cs/>
        </w:rPr>
        <w:t>และ</w:t>
      </w:r>
      <w:proofErr w:type="spellStart"/>
      <w:r>
        <w:rPr>
          <w:rFonts w:cs="Cordia New"/>
          <w:color w:val="00B050"/>
        </w:rPr>
        <w:t>มีภาพคลาสอื่นถูกทำนายมาเป็น</w:t>
      </w:r>
      <w:proofErr w:type="spellEnd"/>
      <w:r>
        <w:rPr>
          <w:rFonts w:cs="Cordia New"/>
          <w:color w:val="00B050"/>
        </w:rPr>
        <w:t xml:space="preserve"> </w:t>
      </w:r>
      <w:proofErr w:type="spellStart"/>
      <w:r>
        <w:rPr>
          <w:rFonts w:cs="Cordia New"/>
          <w:color w:val="00B050"/>
        </w:rPr>
        <w:t>gomu_gomu</w:t>
      </w:r>
      <w:proofErr w:type="spellEnd"/>
      <w:r>
        <w:rPr>
          <w:rFonts w:cs="Cordia New"/>
          <w:color w:val="00B050"/>
        </w:rPr>
        <w:t xml:space="preserve"> </w:t>
      </w:r>
      <w:proofErr w:type="spellStart"/>
      <w:r>
        <w:rPr>
          <w:rFonts w:cs="Cordia New"/>
          <w:color w:val="00B050"/>
        </w:rPr>
        <w:t>น้อยที่สุดในสี่คลาส</w:t>
      </w:r>
      <w:proofErr w:type="spellEnd"/>
      <w:r>
        <w:rPr>
          <w:color w:val="00B050"/>
        </w:rPr>
        <w:t xml:space="preserve"> </w:t>
      </w:r>
      <w:r>
        <w:rPr>
          <w:rFonts w:hint="cs"/>
          <w:color w:val="00B050"/>
          <w:cs/>
        </w:rPr>
        <w:t xml:space="preserve"> </w:t>
      </w:r>
    </w:p>
    <w:p w14:paraId="08DB482E" w14:textId="77777777" w:rsidR="000F060C" w:rsidRPr="00F07160" w:rsidRDefault="000F060C" w:rsidP="001C366D">
      <w:pPr>
        <w:pStyle w:val="ListParagraph"/>
        <w:numPr>
          <w:ilvl w:val="1"/>
          <w:numId w:val="26"/>
        </w:numPr>
        <w:spacing w:after="100" w:line="300" w:lineRule="auto"/>
        <w:jc w:val="thaiDistribute"/>
        <w:rPr>
          <w:color w:val="00B050"/>
        </w:rPr>
      </w:pPr>
      <w:proofErr w:type="spellStart"/>
      <w:r>
        <w:rPr>
          <w:color w:val="00B050"/>
        </w:rPr>
        <w:t>mera_mera</w:t>
      </w:r>
      <w:proofErr w:type="spellEnd"/>
      <w:r>
        <w:rPr>
          <w:color w:val="00B050"/>
        </w:rPr>
        <w:t>: F</w:t>
      </w:r>
      <w:r>
        <w:rPr>
          <w:rFonts w:cs="Cordia New"/>
          <w:color w:val="00B050"/>
          <w:cs/>
        </w:rPr>
        <w:t xml:space="preserve">1 ของ </w:t>
      </w:r>
      <w:r>
        <w:rPr>
          <w:color w:val="00B050"/>
        </w:rPr>
        <w:t xml:space="preserve">Selective Unfreeze </w:t>
      </w:r>
      <w:r>
        <w:rPr>
          <w:rFonts w:cs="Cordia New"/>
          <w:color w:val="00B050"/>
          <w:cs/>
        </w:rPr>
        <w:t xml:space="preserve">เป็น 0.985–0.999 (สูงสุดที่ </w:t>
      </w:r>
      <w:r>
        <w:rPr>
          <w:color w:val="00B050"/>
        </w:rPr>
        <w:t>VGG</w:t>
      </w:r>
      <w:r>
        <w:rPr>
          <w:rFonts w:cs="Cordia New"/>
          <w:color w:val="00B050"/>
          <w:cs/>
        </w:rPr>
        <w:t>16 0.999</w:t>
      </w:r>
      <w:r>
        <w:rPr>
          <w:color w:val="00B050"/>
        </w:rPr>
        <w:t xml:space="preserve"> ± </w:t>
      </w:r>
      <w:r>
        <w:rPr>
          <w:rFonts w:cs="Cordia New"/>
          <w:color w:val="00B050"/>
          <w:cs/>
        </w:rPr>
        <w:t xml:space="preserve">0.003) และ </w:t>
      </w:r>
      <w:r>
        <w:rPr>
          <w:color w:val="00B050"/>
        </w:rPr>
        <w:t xml:space="preserve">Freeze all </w:t>
      </w:r>
      <w:r>
        <w:rPr>
          <w:rFonts w:cs="Cordia New"/>
          <w:color w:val="00B050"/>
          <w:cs/>
        </w:rPr>
        <w:t xml:space="preserve">เป็น 0.948–0.972 โดยภาพ </w:t>
      </w:r>
      <w:proofErr w:type="spellStart"/>
      <w:r>
        <w:rPr>
          <w:color w:val="00B050"/>
        </w:rPr>
        <w:t>mera_mera</w:t>
      </w:r>
      <w:proofErr w:type="spellEnd"/>
      <w:r>
        <w:rPr>
          <w:color w:val="00B050"/>
        </w:rPr>
        <w:t xml:space="preserve"> </w:t>
      </w:r>
      <w:r>
        <w:rPr>
          <w:rFonts w:cs="Cordia New"/>
          <w:color w:val="00B050"/>
          <w:cs/>
        </w:rPr>
        <w:t xml:space="preserve">มักถูกทำนายผิดเป็น </w:t>
      </w:r>
      <w:proofErr w:type="spellStart"/>
      <w:r>
        <w:rPr>
          <w:color w:val="00B050"/>
        </w:rPr>
        <w:t>ope_ope</w:t>
      </w:r>
      <w:proofErr w:type="spellEnd"/>
      <w:r>
        <w:rPr>
          <w:color w:val="00B050"/>
        </w:rPr>
        <w:t xml:space="preserve"> </w:t>
      </w:r>
      <w:r>
        <w:rPr>
          <w:rFonts w:cs="Cordia New"/>
          <w:color w:val="00B050"/>
          <w:cs/>
        </w:rPr>
        <w:t xml:space="preserve">เกือบทั้งหมด และมีภาพคลาสอื่นถูกทำนายมาเป็น </w:t>
      </w:r>
      <w:proofErr w:type="spellStart"/>
      <w:r>
        <w:rPr>
          <w:color w:val="00B050"/>
        </w:rPr>
        <w:t>mera_mera</w:t>
      </w:r>
      <w:proofErr w:type="spellEnd"/>
      <w:r>
        <w:rPr>
          <w:color w:val="00B050"/>
        </w:rPr>
        <w:t xml:space="preserve"> </w:t>
      </w:r>
      <w:r>
        <w:rPr>
          <w:rFonts w:cs="Cordia New"/>
          <w:color w:val="00B050"/>
          <w:cs/>
        </w:rPr>
        <w:t>น้อย (</w:t>
      </w:r>
      <w:proofErr w:type="spellStart"/>
      <w:r>
        <w:rPr>
          <w:color w:val="00B050"/>
        </w:rPr>
        <w:t>ope_ope</w:t>
      </w:r>
      <w:proofErr w:type="spellEnd"/>
      <w:r>
        <w:rPr>
          <w:color w:val="00B050"/>
        </w:rPr>
        <w:t xml:space="preserve"> </w:t>
      </w:r>
      <w:r>
        <w:rPr>
          <w:rFonts w:cs="Cordia New"/>
          <w:color w:val="00B050"/>
          <w:cs/>
        </w:rPr>
        <w:t xml:space="preserve">และ </w:t>
      </w:r>
      <w:proofErr w:type="spellStart"/>
      <w:r>
        <w:rPr>
          <w:color w:val="00B050"/>
        </w:rPr>
        <w:t>yami_yami</w:t>
      </w:r>
      <w:proofErr w:type="spellEnd"/>
      <w:r>
        <w:rPr>
          <w:color w:val="00B050"/>
        </w:rPr>
        <w:t xml:space="preserve"> </w:t>
      </w:r>
      <w:r>
        <w:rPr>
          <w:rFonts w:cs="Cordia New"/>
          <w:color w:val="00B050"/>
          <w:cs/>
        </w:rPr>
        <w:t xml:space="preserve">ใน </w:t>
      </w:r>
      <w:r>
        <w:rPr>
          <w:color w:val="00B050"/>
        </w:rPr>
        <w:t xml:space="preserve">Freeze all, </w:t>
      </w:r>
      <w:proofErr w:type="spellStart"/>
      <w:r>
        <w:rPr>
          <w:color w:val="00B050"/>
        </w:rPr>
        <w:t>gomu_gomu</w:t>
      </w:r>
      <w:proofErr w:type="spellEnd"/>
      <w:r>
        <w:rPr>
          <w:color w:val="00B050"/>
        </w:rPr>
        <w:t xml:space="preserve"> </w:t>
      </w:r>
      <w:r>
        <w:rPr>
          <w:rFonts w:cs="Cordia New"/>
          <w:color w:val="00B050"/>
          <w:cs/>
        </w:rPr>
        <w:t xml:space="preserve">ใน </w:t>
      </w:r>
      <w:r>
        <w:rPr>
          <w:color w:val="00B050"/>
        </w:rPr>
        <w:t>Selective Unfreeze)</w:t>
      </w:r>
    </w:p>
    <w:p w14:paraId="5F6CCA13" w14:textId="77777777" w:rsidR="000F060C" w:rsidRPr="00F07160" w:rsidRDefault="000F060C" w:rsidP="00636BDA">
      <w:pPr>
        <w:pStyle w:val="ListParagraph"/>
        <w:numPr>
          <w:ilvl w:val="1"/>
          <w:numId w:val="26"/>
        </w:numPr>
        <w:spacing w:after="100" w:line="300" w:lineRule="auto"/>
        <w:jc w:val="thaiDistribute"/>
        <w:rPr>
          <w:color w:val="00B050"/>
        </w:rPr>
      </w:pPr>
      <w:proofErr w:type="spellStart"/>
      <w:r>
        <w:rPr>
          <w:color w:val="00B050"/>
        </w:rPr>
        <w:t>ope_ope</w:t>
      </w:r>
      <w:proofErr w:type="spellEnd"/>
      <w:r>
        <w:rPr>
          <w:color w:val="00B050"/>
        </w:rPr>
        <w:t>: F</w:t>
      </w:r>
      <w:r>
        <w:rPr>
          <w:rFonts w:cs="Cordia New"/>
          <w:color w:val="00B050"/>
          <w:cs/>
        </w:rPr>
        <w:t xml:space="preserve">1 ของ </w:t>
      </w:r>
      <w:r>
        <w:rPr>
          <w:color w:val="00B050"/>
        </w:rPr>
        <w:t xml:space="preserve">Selective Unfreeze </w:t>
      </w:r>
      <w:r>
        <w:rPr>
          <w:rFonts w:cs="Cordia New"/>
          <w:color w:val="00B050"/>
          <w:cs/>
        </w:rPr>
        <w:t xml:space="preserve">เป็น 0.976–0.991 (สูงสุดที่ </w:t>
      </w:r>
      <w:r>
        <w:rPr>
          <w:color w:val="00B050"/>
        </w:rPr>
        <w:t>VGG</w:t>
      </w:r>
      <w:r>
        <w:rPr>
          <w:rFonts w:cs="Cordia New"/>
          <w:color w:val="00B050"/>
          <w:cs/>
        </w:rPr>
        <w:t>16 0.991</w:t>
      </w:r>
      <w:r>
        <w:rPr>
          <w:color w:val="00B050"/>
        </w:rPr>
        <w:t xml:space="preserve"> ± </w:t>
      </w:r>
      <w:r>
        <w:rPr>
          <w:rFonts w:cs="Cordia New"/>
          <w:color w:val="00B050"/>
          <w:cs/>
        </w:rPr>
        <w:t xml:space="preserve">0.003) และ </w:t>
      </w:r>
      <w:r>
        <w:rPr>
          <w:color w:val="00B050"/>
        </w:rPr>
        <w:t xml:space="preserve">Freeze all </w:t>
      </w:r>
      <w:r>
        <w:rPr>
          <w:rFonts w:cs="Cordia New"/>
          <w:color w:val="00B050"/>
          <w:cs/>
        </w:rPr>
        <w:t xml:space="preserve">เป็น 0.931–0.946 ซึ่งต่ำที่สุดของทุกคลาส โดยภาพ </w:t>
      </w:r>
      <w:proofErr w:type="spellStart"/>
      <w:r>
        <w:rPr>
          <w:color w:val="00B050"/>
        </w:rPr>
        <w:t>ope_ope</w:t>
      </w:r>
      <w:proofErr w:type="spellEnd"/>
      <w:r>
        <w:rPr>
          <w:color w:val="00B050"/>
        </w:rPr>
        <w:t xml:space="preserve"> </w:t>
      </w:r>
      <w:r>
        <w:rPr>
          <w:rFonts w:cs="Cordia New"/>
          <w:color w:val="00B050"/>
          <w:cs/>
        </w:rPr>
        <w:t xml:space="preserve">มักถูกทำนายผิดเป็น </w:t>
      </w:r>
      <w:proofErr w:type="spellStart"/>
      <w:r>
        <w:rPr>
          <w:color w:val="00B050"/>
        </w:rPr>
        <w:t>gomu_gomu</w:t>
      </w:r>
      <w:proofErr w:type="spellEnd"/>
      <w:r>
        <w:rPr>
          <w:color w:val="00B050"/>
        </w:rPr>
        <w:t xml:space="preserve">, </w:t>
      </w:r>
      <w:proofErr w:type="spellStart"/>
      <w:r>
        <w:rPr>
          <w:color w:val="00B050"/>
        </w:rPr>
        <w:t>mera_mera</w:t>
      </w:r>
      <w:proofErr w:type="spellEnd"/>
      <w:r>
        <w:rPr>
          <w:color w:val="00B050"/>
        </w:rPr>
        <w:t xml:space="preserve"> </w:t>
      </w:r>
      <w:r>
        <w:rPr>
          <w:rFonts w:cs="Cordia New"/>
          <w:color w:val="00B050"/>
          <w:cs/>
        </w:rPr>
        <w:t xml:space="preserve">และ </w:t>
      </w:r>
      <w:proofErr w:type="spellStart"/>
      <w:r>
        <w:rPr>
          <w:color w:val="00B050"/>
        </w:rPr>
        <w:t>yami_yami</w:t>
      </w:r>
      <w:proofErr w:type="spellEnd"/>
      <w:r>
        <w:rPr>
          <w:color w:val="00B050"/>
        </w:rPr>
        <w:t xml:space="preserve"> </w:t>
      </w:r>
      <w:r>
        <w:rPr>
          <w:rFonts w:cs="Cordia New"/>
          <w:color w:val="00B050"/>
          <w:cs/>
        </w:rPr>
        <w:t xml:space="preserve">ใน </w:t>
      </w:r>
      <w:r>
        <w:rPr>
          <w:color w:val="00B050"/>
        </w:rPr>
        <w:t xml:space="preserve">Freeze all </w:t>
      </w:r>
      <w:r>
        <w:rPr>
          <w:rFonts w:cs="Cordia New"/>
          <w:color w:val="00B050"/>
          <w:cs/>
        </w:rPr>
        <w:t xml:space="preserve">หรือเป็น </w:t>
      </w:r>
      <w:proofErr w:type="spellStart"/>
      <w:r>
        <w:rPr>
          <w:color w:val="00B050"/>
        </w:rPr>
        <w:t>yami_yami</w:t>
      </w:r>
      <w:proofErr w:type="spellEnd"/>
      <w:r>
        <w:rPr>
          <w:color w:val="00B050"/>
        </w:rPr>
        <w:t xml:space="preserve"> </w:t>
      </w:r>
      <w:r>
        <w:rPr>
          <w:rFonts w:cs="Cordia New"/>
          <w:color w:val="00B050"/>
          <w:cs/>
        </w:rPr>
        <w:t xml:space="preserve">ใน </w:t>
      </w:r>
      <w:r>
        <w:rPr>
          <w:color w:val="00B050"/>
        </w:rPr>
        <w:t xml:space="preserve">Selective Unfreeze </w:t>
      </w:r>
      <w:r>
        <w:rPr>
          <w:rFonts w:cs="Cordia New"/>
          <w:color w:val="00B050"/>
          <w:cs/>
        </w:rPr>
        <w:t xml:space="preserve">และมีภาพคลาสอื่นถูกทำนายมาเป็น </w:t>
      </w:r>
      <w:proofErr w:type="spellStart"/>
      <w:r>
        <w:rPr>
          <w:color w:val="00B050"/>
        </w:rPr>
        <w:t>ope_ope</w:t>
      </w:r>
      <w:proofErr w:type="spellEnd"/>
      <w:r>
        <w:rPr>
          <w:color w:val="00B050"/>
        </w:rPr>
        <w:t xml:space="preserve"> </w:t>
      </w:r>
      <w:r>
        <w:rPr>
          <w:rFonts w:cs="Cordia New"/>
          <w:color w:val="00B050"/>
          <w:cs/>
        </w:rPr>
        <w:t xml:space="preserve">มาก โดยเฉพาะ </w:t>
      </w:r>
      <w:proofErr w:type="spellStart"/>
      <w:r>
        <w:rPr>
          <w:color w:val="00B050"/>
        </w:rPr>
        <w:t>mera_mera</w:t>
      </w:r>
      <w:proofErr w:type="spellEnd"/>
      <w:r>
        <w:rPr>
          <w:color w:val="00B050"/>
        </w:rPr>
        <w:t xml:space="preserve"> </w:t>
      </w:r>
      <w:r>
        <w:rPr>
          <w:rFonts w:cs="Cordia New"/>
          <w:color w:val="00B050"/>
          <w:cs/>
        </w:rPr>
        <w:t xml:space="preserve">ใน </w:t>
      </w:r>
      <w:r>
        <w:rPr>
          <w:color w:val="00B050"/>
        </w:rPr>
        <w:t>Freeze all</w:t>
      </w:r>
      <w:r>
        <w:rPr>
          <w:rFonts w:cs="Cordia New"/>
          <w:color w:val="00B050"/>
          <w:cs/>
        </w:rPr>
        <w:t xml:space="preserve"> </w:t>
      </w:r>
    </w:p>
    <w:p w14:paraId="6B913209" w14:textId="77777777" w:rsidR="005142AD" w:rsidRPr="00F07160" w:rsidRDefault="000F060C" w:rsidP="006B3666">
      <w:pPr>
        <w:pStyle w:val="ListParagraph"/>
        <w:numPr>
          <w:ilvl w:val="1"/>
          <w:numId w:val="26"/>
        </w:numPr>
        <w:spacing w:after="100" w:line="300" w:lineRule="auto"/>
        <w:contextualSpacing w:val="0"/>
        <w:jc w:val="thaiDistribute"/>
        <w:rPr>
          <w:color w:val="00B050"/>
        </w:rPr>
      </w:pPr>
      <w:proofErr w:type="spellStart"/>
      <w:r>
        <w:rPr>
          <w:color w:val="00B050"/>
        </w:rPr>
        <w:t>yami_yami</w:t>
      </w:r>
      <w:proofErr w:type="spellEnd"/>
      <w:r>
        <w:rPr>
          <w:color w:val="00B050"/>
        </w:rPr>
        <w:t>: F</w:t>
      </w:r>
      <w:r>
        <w:rPr>
          <w:rFonts w:cs="Cordia New"/>
          <w:color w:val="00B050"/>
          <w:cs/>
        </w:rPr>
        <w:t xml:space="preserve">1 ของ </w:t>
      </w:r>
      <w:r>
        <w:rPr>
          <w:color w:val="00B050"/>
        </w:rPr>
        <w:t xml:space="preserve">Selective Unfreeze </w:t>
      </w:r>
      <w:r>
        <w:rPr>
          <w:rFonts w:cs="Cordia New"/>
          <w:color w:val="00B050"/>
          <w:cs/>
        </w:rPr>
        <w:t xml:space="preserve">เป็น 0.979–0.994 (สูงสุดที่ </w:t>
      </w:r>
      <w:proofErr w:type="spellStart"/>
      <w:r>
        <w:rPr>
          <w:color w:val="00B050"/>
        </w:rPr>
        <w:t>ResNet</w:t>
      </w:r>
      <w:proofErr w:type="spellEnd"/>
      <w:r>
        <w:rPr>
          <w:rFonts w:cs="Cordia New"/>
          <w:color w:val="00B050"/>
          <w:cs/>
        </w:rPr>
        <w:t xml:space="preserve">50 0.994 </w:t>
      </w:r>
      <w:r>
        <w:rPr>
          <w:color w:val="00B050"/>
        </w:rPr>
        <w:t xml:space="preserve">± </w:t>
      </w:r>
      <w:r>
        <w:rPr>
          <w:rFonts w:cs="Cordia New"/>
          <w:color w:val="00B050"/>
          <w:cs/>
        </w:rPr>
        <w:t xml:space="preserve">0.007) และ </w:t>
      </w:r>
      <w:r>
        <w:rPr>
          <w:color w:val="00B050"/>
        </w:rPr>
        <w:t xml:space="preserve">Freeze all </w:t>
      </w:r>
      <w:r>
        <w:rPr>
          <w:rFonts w:cs="Cordia New"/>
          <w:color w:val="00B050"/>
          <w:cs/>
        </w:rPr>
        <w:t xml:space="preserve">เป็น 0.942–0.979 โดยภาพ </w:t>
      </w:r>
      <w:proofErr w:type="spellStart"/>
      <w:r>
        <w:rPr>
          <w:color w:val="00B050"/>
        </w:rPr>
        <w:t>yami_yami</w:t>
      </w:r>
      <w:proofErr w:type="spellEnd"/>
      <w:r>
        <w:rPr>
          <w:color w:val="00B050"/>
        </w:rPr>
        <w:t xml:space="preserve"> </w:t>
      </w:r>
      <w:r>
        <w:rPr>
          <w:rFonts w:cs="Cordia New"/>
          <w:color w:val="00B050"/>
          <w:cs/>
        </w:rPr>
        <w:t>ถูกทำนายผิดน้อยมาก (</w:t>
      </w:r>
      <w:proofErr w:type="spellStart"/>
      <w:r>
        <w:rPr>
          <w:color w:val="00B050"/>
        </w:rPr>
        <w:t>mera_mera</w:t>
      </w:r>
      <w:proofErr w:type="spellEnd"/>
      <w:r>
        <w:rPr>
          <w:color w:val="00B050"/>
        </w:rPr>
        <w:t xml:space="preserve">, </w:t>
      </w:r>
      <w:proofErr w:type="spellStart"/>
      <w:r>
        <w:rPr>
          <w:color w:val="00B050"/>
        </w:rPr>
        <w:t>gomu_gomu</w:t>
      </w:r>
      <w:proofErr w:type="spellEnd"/>
      <w:r>
        <w:rPr>
          <w:color w:val="00B050"/>
        </w:rPr>
        <w:t xml:space="preserve"> </w:t>
      </w:r>
      <w:r>
        <w:rPr>
          <w:rFonts w:cs="Cordia New"/>
          <w:color w:val="00B050"/>
          <w:cs/>
        </w:rPr>
        <w:t xml:space="preserve">และ </w:t>
      </w:r>
      <w:proofErr w:type="spellStart"/>
      <w:r>
        <w:rPr>
          <w:color w:val="00B050"/>
        </w:rPr>
        <w:t>ope_ope</w:t>
      </w:r>
      <w:proofErr w:type="spellEnd"/>
      <w:r>
        <w:rPr>
          <w:color w:val="00B050"/>
        </w:rPr>
        <w:t xml:space="preserve"> </w:t>
      </w:r>
      <w:r>
        <w:rPr>
          <w:rFonts w:cs="Cordia New"/>
          <w:color w:val="00B050"/>
          <w:cs/>
        </w:rPr>
        <w:t xml:space="preserve">ใน </w:t>
      </w:r>
      <w:r>
        <w:rPr>
          <w:color w:val="00B050"/>
        </w:rPr>
        <w:t xml:space="preserve">Freeze all </w:t>
      </w:r>
      <w:r>
        <w:rPr>
          <w:rFonts w:cs="Cordia New"/>
          <w:color w:val="00B050"/>
          <w:cs/>
        </w:rPr>
        <w:t xml:space="preserve">และไม่มีเลยใน </w:t>
      </w:r>
      <w:r>
        <w:rPr>
          <w:color w:val="00B050"/>
        </w:rPr>
        <w:t xml:space="preserve">Selective Unfreeze) </w:t>
      </w:r>
      <w:r>
        <w:rPr>
          <w:rFonts w:cs="Cordia New"/>
          <w:color w:val="00B050"/>
          <w:cs/>
        </w:rPr>
        <w:t xml:space="preserve">แต่มีภาพคลาสอื่นถูกทำนายมาเป็น </w:t>
      </w:r>
      <w:proofErr w:type="spellStart"/>
      <w:r>
        <w:rPr>
          <w:color w:val="00B050"/>
        </w:rPr>
        <w:t>yami_yami</w:t>
      </w:r>
      <w:proofErr w:type="spellEnd"/>
      <w:r>
        <w:rPr>
          <w:color w:val="00B050"/>
        </w:rPr>
        <w:t xml:space="preserve"> </w:t>
      </w:r>
      <w:r>
        <w:rPr>
          <w:rFonts w:cs="Cordia New"/>
          <w:color w:val="00B050"/>
          <w:cs/>
        </w:rPr>
        <w:t>บ่อย (</w:t>
      </w:r>
      <w:proofErr w:type="spellStart"/>
      <w:r>
        <w:rPr>
          <w:color w:val="00B050"/>
        </w:rPr>
        <w:t>gomu_gomu</w:t>
      </w:r>
      <w:proofErr w:type="spellEnd"/>
      <w:r>
        <w:rPr>
          <w:color w:val="00B050"/>
        </w:rPr>
        <w:t xml:space="preserve"> </w:t>
      </w:r>
      <w:r>
        <w:rPr>
          <w:rFonts w:cs="Cordia New"/>
          <w:color w:val="00B050"/>
          <w:cs/>
        </w:rPr>
        <w:t xml:space="preserve">และ </w:t>
      </w:r>
      <w:proofErr w:type="spellStart"/>
      <w:r>
        <w:rPr>
          <w:color w:val="00B050"/>
        </w:rPr>
        <w:t>ope_ope</w:t>
      </w:r>
      <w:proofErr w:type="spellEnd"/>
      <w:r>
        <w:rPr>
          <w:color w:val="00B050"/>
        </w:rPr>
        <w:t xml:space="preserve">) </w:t>
      </w:r>
      <w:r>
        <w:rPr>
          <w:rFonts w:cs="Cordia New"/>
          <w:color w:val="00B050"/>
          <w:cs/>
        </w:rPr>
        <w:t xml:space="preserve">ทำให้ </w:t>
      </w:r>
      <w:r>
        <w:rPr>
          <w:color w:val="00B050"/>
        </w:rPr>
        <w:t xml:space="preserve">Recall </w:t>
      </w:r>
      <w:r>
        <w:rPr>
          <w:rFonts w:cs="Cordia New"/>
          <w:color w:val="00B050"/>
          <w:cs/>
        </w:rPr>
        <w:t>สูงมาก (</w:t>
      </w:r>
      <w:r>
        <w:rPr>
          <w:color w:val="00B050"/>
        </w:rPr>
        <w:t xml:space="preserve">Selective Unfreeze </w:t>
      </w:r>
      <w:r>
        <w:rPr>
          <w:rFonts w:cs="Cordia New"/>
          <w:color w:val="00B050"/>
          <w:cs/>
        </w:rPr>
        <w:t xml:space="preserve">0.992–1.000) แต่ </w:t>
      </w:r>
      <w:r>
        <w:rPr>
          <w:color w:val="00B050"/>
        </w:rPr>
        <w:t xml:space="preserve">Precision </w:t>
      </w:r>
      <w:r>
        <w:rPr>
          <w:rFonts w:cs="Cordia New"/>
          <w:color w:val="00B050"/>
          <w:cs/>
        </w:rPr>
        <w:t xml:space="preserve">ต่ำกว่าทุก </w:t>
      </w:r>
      <w:r>
        <w:rPr>
          <w:color w:val="00B050"/>
        </w:rPr>
        <w:t xml:space="preserve">backbone (Selective Unfreeze </w:t>
      </w:r>
      <w:r>
        <w:rPr>
          <w:rFonts w:cs="Cordia New"/>
          <w:color w:val="00B050"/>
          <w:cs/>
        </w:rPr>
        <w:t xml:space="preserve">0.968–0.988 และ </w:t>
      </w:r>
      <w:r>
        <w:rPr>
          <w:color w:val="00B050"/>
        </w:rPr>
        <w:t xml:space="preserve">Freeze all </w:t>
      </w:r>
      <w:r>
        <w:rPr>
          <w:rFonts w:cs="Cordia New"/>
          <w:color w:val="00B050"/>
          <w:cs/>
        </w:rPr>
        <w:t>0.900–0.984)</w:t>
      </w:r>
    </w:p>
    <w:p w14:paraId="3C397C21" w14:textId="77777777" w:rsidR="001B551B" w:rsidRDefault="001B551B" w:rsidP="001B551B">
      <w:pPr>
        <w:spacing w:after="100" w:line="300" w:lineRule="auto"/>
        <w:jc w:val="thaiDistribute"/>
      </w:pPr>
    </w:p>
    <w:p w14:paraId="045BD762" w14:textId="77777777" w:rsidR="001B551B" w:rsidRDefault="001B551B" w:rsidP="001B551B">
      <w:pPr>
        <w:spacing w:after="100" w:line="300" w:lineRule="auto"/>
        <w:jc w:val="thaiDistribute"/>
      </w:pPr>
    </w:p>
    <w:p w14:paraId="52627276" w14:textId="77777777" w:rsidR="001B551B" w:rsidRDefault="001B551B" w:rsidP="001B551B">
      <w:pPr>
        <w:spacing w:after="100" w:line="300" w:lineRule="auto"/>
        <w:jc w:val="thaiDistribute"/>
      </w:pPr>
    </w:p>
    <w:p w14:paraId="25CE0AFC" w14:textId="77777777" w:rsidR="001B551B" w:rsidRPr="0015381E" w:rsidRDefault="001B551B" w:rsidP="001B551B">
      <w:pPr>
        <w:spacing w:after="100" w:line="300" w:lineRule="auto"/>
        <w:jc w:val="thaiDistribute"/>
      </w:pPr>
    </w:p>
    <w:p w14:paraId="6C883186" w14:textId="77777777" w:rsidR="00557066" w:rsidRPr="00342433" w:rsidRDefault="00557066" w:rsidP="00557066">
      <w:pPr>
        <w:numPr>
          <w:ilvl w:val="0"/>
          <w:numId w:val="26"/>
        </w:numPr>
        <w:rPr>
          <w:rFonts w:ascii="TH Sarabun New" w:eastAsia="TH Sarabun New" w:hAnsi="TH Sarabun New" w:cs="TH Sarabun New"/>
          <w:color w:val="00B050"/>
          <w:sz w:val="32"/>
          <w:szCs w:val="32"/>
        </w:rPr>
      </w:pPr>
      <w:r>
        <w:rPr>
          <w:rFonts w:ascii="TH Sarabun New" w:eastAsia="TH Sarabun New" w:hAnsi="TH Sarabun New" w:cs="TH Sarabun New"/>
          <w:b/>
          <w:bCs/>
          <w:color w:val="00B050"/>
          <w:sz w:val="32"/>
          <w:szCs w:val="32"/>
        </w:rPr>
        <w:t>Eyeball Analysis</w:t>
      </w:r>
      <w:r>
        <w:rPr>
          <w:rFonts w:ascii="TH Sarabun New" w:eastAsia="TH Sarabun New" w:hAnsi="TH Sarabun New" w:cs="TH Sarabun New"/>
          <w:color w:val="00B050"/>
          <w:sz w:val="32"/>
          <w:szCs w:val="32"/>
        </w:rPr>
        <w:t xml:space="preserve"> </w:t>
      </w:r>
    </w:p>
    <w:p w14:paraId="3FE0C290" w14:textId="77777777" w:rsidR="00557066" w:rsidRPr="00342433" w:rsidRDefault="00557066" w:rsidP="00557066">
      <w:pPr>
        <w:numPr>
          <w:ilvl w:val="1"/>
          <w:numId w:val="26"/>
        </w:numPr>
        <w:rPr>
          <w:rFonts w:ascii="TH Sarabun New" w:eastAsia="TH Sarabun New" w:hAnsi="TH Sarabun New" w:cs="TH Sarabun New"/>
          <w:color w:val="00B050"/>
          <w:sz w:val="32"/>
          <w:szCs w:val="32"/>
        </w:rPr>
      </w:pPr>
      <w:r>
        <w:rPr>
          <w:rFonts w:ascii="TH Sarabun New" w:eastAsia="TH Sarabun New" w:hAnsi="TH Sarabun New" w:cs="TH Sarabun New"/>
          <w:color w:val="00B050"/>
          <w:sz w:val="32"/>
          <w:szCs w:val="32"/>
          <w:cs/>
        </w:rPr>
        <w:t>ภาพที่ทำนายผิดส่วนใหญ่เป็นผลที่ทำเป็นของจริงหรือโมเดล เช่น ผลถักไหมพรมและโมเดลสามมิติ</w:t>
      </w:r>
      <w:r>
        <w:rPr>
          <w:rFonts w:ascii="TH Sarabun New" w:eastAsia="TH Sarabun New" w:hAnsi="TH Sarabun New" w:cs="TH Sarabun New"/>
          <w:color w:val="00B050"/>
          <w:sz w:val="32"/>
          <w:szCs w:val="32"/>
        </w:rPr>
        <w:t xml:space="preserve"> </w:t>
      </w:r>
      <w:r>
        <w:rPr>
          <w:rFonts w:ascii="TH Sarabun New" w:eastAsia="TH Sarabun New" w:hAnsi="TH Sarabun New" w:cs="TH Sarabun New"/>
          <w:color w:val="00B050"/>
          <w:sz w:val="32"/>
          <w:szCs w:val="32"/>
          <w:cs/>
        </w:rPr>
        <w:t>ภาพที่มีข้อความ</w:t>
      </w:r>
      <w:r>
        <w:rPr>
          <w:rFonts w:ascii="TH Sarabun New" w:eastAsia="TH Sarabun New" w:hAnsi="TH Sarabun New" w:cs="TH Sarabun New" w:hint="cs"/>
          <w:color w:val="00B050"/>
          <w:sz w:val="32"/>
          <w:szCs w:val="32"/>
          <w:cs/>
        </w:rPr>
        <w:t>ทับหรือปะปนอยู่ในรูป</w:t>
      </w:r>
      <w:r>
        <w:rPr>
          <w:rFonts w:ascii="TH Sarabun New" w:eastAsia="TH Sarabun New" w:hAnsi="TH Sarabun New" w:cs="TH Sarabun New"/>
          <w:color w:val="00B050"/>
          <w:sz w:val="32"/>
          <w:szCs w:val="32"/>
          <w:cs/>
        </w:rPr>
        <w:t xml:space="preserve"> ภาพตัวละคร</w:t>
      </w:r>
      <w:r>
        <w:rPr>
          <w:rFonts w:ascii="TH Sarabun New" w:eastAsia="TH Sarabun New" w:hAnsi="TH Sarabun New" w:cs="TH Sarabun New" w:hint="cs"/>
          <w:color w:val="00B050"/>
          <w:sz w:val="32"/>
          <w:szCs w:val="32"/>
          <w:cs/>
        </w:rPr>
        <w:t>ปะปนกับ</w:t>
      </w:r>
      <w:r>
        <w:rPr>
          <w:rFonts w:ascii="TH Sarabun New" w:eastAsia="TH Sarabun New" w:hAnsi="TH Sarabun New" w:cs="TH Sarabun New"/>
          <w:color w:val="00B050"/>
          <w:sz w:val="32"/>
          <w:szCs w:val="32"/>
          <w:cs/>
        </w:rPr>
        <w:t>ผล</w:t>
      </w:r>
      <w:r>
        <w:rPr>
          <w:rFonts w:ascii="TH Sarabun New" w:eastAsia="TH Sarabun New" w:hAnsi="TH Sarabun New" w:cs="TH Sarabun New" w:hint="cs"/>
          <w:color w:val="00B050"/>
          <w:sz w:val="32"/>
          <w:szCs w:val="32"/>
          <w:cs/>
        </w:rPr>
        <w:t>ไม้</w:t>
      </w:r>
      <w:r>
        <w:rPr>
          <w:rFonts w:ascii="TH Sarabun New" w:eastAsia="TH Sarabun New" w:hAnsi="TH Sarabun New" w:cs="TH Sarabun New"/>
          <w:color w:val="00B050"/>
          <w:sz w:val="32"/>
          <w:szCs w:val="32"/>
          <w:cs/>
        </w:rPr>
        <w:t xml:space="preserve"> และภาพมืดหรือไม่มีสี</w:t>
      </w:r>
      <w:r>
        <w:rPr>
          <w:rFonts w:ascii="TH Sarabun New" w:eastAsia="TH Sarabun New" w:hAnsi="TH Sarabun New" w:cs="TH Sarabun New"/>
          <w:color w:val="00B050"/>
          <w:sz w:val="32"/>
          <w:szCs w:val="32"/>
        </w:rPr>
        <w:t xml:space="preserve"> </w:t>
      </w:r>
      <w:r>
        <w:rPr>
          <w:rFonts w:ascii="TH Sarabun New" w:eastAsia="TH Sarabun New" w:hAnsi="TH Sarabun New" w:cs="TH Sarabun New"/>
          <w:color w:val="00B050"/>
          <w:sz w:val="32"/>
          <w:szCs w:val="32"/>
          <w:cs/>
        </w:rPr>
        <w:t xml:space="preserve">ในภาพเหล่านี้ </w:t>
      </w:r>
      <w:proofErr w:type="spellStart"/>
      <w:r>
        <w:rPr>
          <w:rFonts w:ascii="TH Sarabun New" w:eastAsia="TH Sarabun New" w:hAnsi="TH Sarabun New" w:cs="TH Sarabun New"/>
          <w:color w:val="00B050"/>
          <w:sz w:val="32"/>
          <w:szCs w:val="32"/>
        </w:rPr>
        <w:t>GradCAM</w:t>
      </w:r>
      <w:proofErr w:type="spellEnd"/>
      <w:r>
        <w:rPr>
          <w:rFonts w:ascii="TH Sarabun New" w:eastAsia="TH Sarabun New" w:hAnsi="TH Sarabun New" w:cs="TH Sarabun New"/>
          <w:color w:val="00B050"/>
          <w:sz w:val="32"/>
          <w:szCs w:val="32"/>
        </w:rPr>
        <w:t xml:space="preserve"> </w:t>
      </w:r>
      <w:r>
        <w:rPr>
          <w:rFonts w:ascii="TH Sarabun New" w:eastAsia="TH Sarabun New" w:hAnsi="TH Sarabun New" w:cs="TH Sarabun New"/>
          <w:color w:val="00B050"/>
          <w:sz w:val="32"/>
          <w:szCs w:val="32"/>
          <w:cs/>
        </w:rPr>
        <w:t xml:space="preserve">แสดงว่า </w:t>
      </w:r>
      <w:r>
        <w:rPr>
          <w:rFonts w:ascii="TH Sarabun New" w:eastAsia="TH Sarabun New" w:hAnsi="TH Sarabun New" w:cs="TH Sarabun New"/>
          <w:color w:val="00B050"/>
          <w:sz w:val="32"/>
          <w:szCs w:val="32"/>
        </w:rPr>
        <w:t xml:space="preserve">heat map </w:t>
      </w:r>
      <w:r>
        <w:rPr>
          <w:rFonts w:ascii="TH Sarabun New" w:eastAsia="TH Sarabun New" w:hAnsi="TH Sarabun New" w:cs="TH Sarabun New"/>
          <w:color w:val="00B050"/>
          <w:sz w:val="32"/>
          <w:szCs w:val="32"/>
          <w:cs/>
        </w:rPr>
        <w:t>ตกที่ใบหน้า โลโก้ หรือพื้นหลังแทนที่ตัวผล</w:t>
      </w:r>
      <w:r>
        <w:rPr>
          <w:rFonts w:ascii="TH Sarabun New" w:eastAsia="TH Sarabun New" w:hAnsi="TH Sarabun New" w:cs="TH Sarabun New" w:hint="cs"/>
          <w:color w:val="00B050"/>
          <w:sz w:val="32"/>
          <w:szCs w:val="32"/>
          <w:cs/>
        </w:rPr>
        <w:t xml:space="preserve"> </w:t>
      </w:r>
    </w:p>
    <w:p w14:paraId="2C94E2E8" w14:textId="77777777" w:rsidR="00557066" w:rsidRPr="00342433" w:rsidRDefault="00557066" w:rsidP="00557066">
      <w:pPr>
        <w:numPr>
          <w:ilvl w:val="1"/>
          <w:numId w:val="26"/>
        </w:numPr>
        <w:rPr>
          <w:rFonts w:ascii="TH Sarabun New" w:eastAsia="TH Sarabun New" w:hAnsi="TH Sarabun New" w:cs="TH Sarabun New"/>
          <w:color w:val="00B050"/>
          <w:sz w:val="32"/>
          <w:szCs w:val="32"/>
        </w:rPr>
      </w:pPr>
      <w:r>
        <w:rPr>
          <w:rFonts w:ascii="TH Sarabun New" w:eastAsia="TH Sarabun New" w:hAnsi="TH Sarabun New" w:cs="TH Sarabun New"/>
          <w:color w:val="00B050"/>
          <w:sz w:val="32"/>
          <w:szCs w:val="32"/>
          <w:cs/>
        </w:rPr>
        <w:t>แนวทางแก้ไข</w:t>
      </w:r>
      <w:r>
        <w:rPr>
          <w:rFonts w:ascii="TH Sarabun New" w:eastAsia="TH Sarabun New" w:hAnsi="TH Sarabun New" w:cs="TH Sarabun New"/>
          <w:color w:val="00B050"/>
          <w:sz w:val="32"/>
          <w:szCs w:val="32"/>
        </w:rPr>
        <w:t xml:space="preserve"> </w:t>
      </w:r>
      <w:r>
        <w:rPr>
          <w:rFonts w:ascii="TH Sarabun New" w:eastAsia="TH Sarabun New" w:hAnsi="TH Sarabun New" w:cs="TH Sarabun New"/>
          <w:color w:val="00B050"/>
          <w:sz w:val="32"/>
          <w:szCs w:val="32"/>
          <w:cs/>
        </w:rPr>
        <w:t xml:space="preserve">คือ </w:t>
      </w:r>
      <w:r>
        <w:rPr>
          <w:rFonts w:ascii="TH Sarabun New" w:eastAsia="TH Sarabun New" w:hAnsi="TH Sarabun New" w:cs="TH Sarabun New"/>
          <w:color w:val="00B050"/>
          <w:sz w:val="32"/>
          <w:szCs w:val="32"/>
        </w:rPr>
        <w:t xml:space="preserve">Hard Example Mining </w:t>
      </w:r>
      <w:r>
        <w:rPr>
          <w:rFonts w:ascii="TH Sarabun New" w:eastAsia="TH Sarabun New" w:hAnsi="TH Sarabun New" w:cs="TH Sarabun New"/>
          <w:color w:val="00B050"/>
          <w:sz w:val="32"/>
          <w:szCs w:val="32"/>
          <w:cs/>
        </w:rPr>
        <w:t xml:space="preserve">โดยนำภาพที่ผิดซ้ำและภาพประเภทเดียวกันมาเพิ่มใน </w:t>
      </w:r>
      <w:r>
        <w:rPr>
          <w:rFonts w:ascii="TH Sarabun New" w:eastAsia="TH Sarabun New" w:hAnsi="TH Sarabun New" w:cs="TH Sarabun New"/>
          <w:color w:val="00B050"/>
          <w:sz w:val="32"/>
          <w:szCs w:val="32"/>
        </w:rPr>
        <w:t xml:space="preserve">Training Set </w:t>
      </w:r>
      <w:r>
        <w:rPr>
          <w:rFonts w:ascii="TH Sarabun New" w:eastAsia="TH Sarabun New" w:hAnsi="TH Sarabun New" w:cs="TH Sarabun New"/>
          <w:color w:val="00B050"/>
          <w:sz w:val="32"/>
          <w:szCs w:val="32"/>
          <w:cs/>
        </w:rPr>
        <w:t>พร้อมเพิ่ม</w:t>
      </w:r>
      <w:r>
        <w:rPr>
          <w:rFonts w:ascii="TH Sarabun New" w:eastAsia="TH Sarabun New" w:hAnsi="TH Sarabun New" w:cs="TH Sarabun New"/>
          <w:color w:val="00B050"/>
          <w:sz w:val="32"/>
          <w:szCs w:val="32"/>
        </w:rPr>
        <w:t xml:space="preserve"> Augmentation </w:t>
      </w:r>
      <w:r>
        <w:rPr>
          <w:rFonts w:ascii="TH Sarabun New" w:eastAsia="TH Sarabun New" w:hAnsi="TH Sarabun New" w:cs="TH Sarabun New"/>
          <w:color w:val="00B050"/>
          <w:sz w:val="32"/>
          <w:szCs w:val="32"/>
          <w:cs/>
        </w:rPr>
        <w:t xml:space="preserve">แบบ </w:t>
      </w:r>
      <w:r>
        <w:rPr>
          <w:rFonts w:ascii="TH Sarabun New" w:eastAsia="TH Sarabun New" w:hAnsi="TH Sarabun New" w:cs="TH Sarabun New"/>
          <w:color w:val="00B050"/>
          <w:sz w:val="32"/>
          <w:szCs w:val="32"/>
        </w:rPr>
        <w:t xml:space="preserve">color jitter, grayscale </w:t>
      </w:r>
      <w:r>
        <w:rPr>
          <w:rFonts w:ascii="TH Sarabun New" w:eastAsia="TH Sarabun New" w:hAnsi="TH Sarabun New" w:cs="TH Sarabun New"/>
          <w:color w:val="00B050"/>
          <w:sz w:val="32"/>
          <w:szCs w:val="32"/>
          <w:cs/>
        </w:rPr>
        <w:t xml:space="preserve">และ </w:t>
      </w:r>
      <w:r>
        <w:rPr>
          <w:rFonts w:ascii="TH Sarabun New" w:eastAsia="TH Sarabun New" w:hAnsi="TH Sarabun New" w:cs="TH Sarabun New"/>
          <w:color w:val="00B050"/>
          <w:sz w:val="32"/>
          <w:szCs w:val="32"/>
        </w:rPr>
        <w:t xml:space="preserve">random crop/zoom </w:t>
      </w:r>
      <w:r>
        <w:rPr>
          <w:rFonts w:ascii="TH Sarabun New" w:eastAsia="TH Sarabun New" w:hAnsi="TH Sarabun New" w:cs="TH Sarabun New"/>
          <w:color w:val="00B050"/>
          <w:sz w:val="32"/>
          <w:szCs w:val="32"/>
          <w:cs/>
        </w:rPr>
        <w:t>เพื่อรองรับผลที่มีขนาดเล็กหรือสีผิดปกติ</w:t>
      </w:r>
    </w:p>
    <w:p w14:paraId="66D1BAE4" w14:textId="54CC507D" w:rsidR="001637D1" w:rsidRDefault="00823829">
      <w:pPr>
        <w:numPr>
          <w:ilvl w:val="1"/>
          <w:numId w:val="26"/>
        </w:numPr>
        <w:rPr>
          <w:ins w:id="30" w:author="Claude" w:date="2026-10-22T23:59:00Z"/>
          <w:rFonts w:ascii="TH Sarabun New" w:eastAsia="TH Sarabun New" w:hAnsi="TH Sarabun New" w:cs="TH Sarabun New"/>
          <w:color w:val="00B050"/>
          <w:sz w:val="32"/>
          <w:szCs w:val="32"/>
        </w:rPr>
      </w:pPr>
      <w:ins w:id="31" w:author="Claude" w:date="2026-10-22T23:59:00Z">
        <w:r>
          <w:rPr>
            <w:rFonts w:ascii="TH Sarabun New" w:eastAsia="TH Sarabun New" w:hAnsi="TH Sarabun New" w:cs="TH Sarabun New"/>
            <w:color w:val="00B050"/>
            <w:sz w:val="32"/>
            <w:szCs w:val="32"/>
          </w:rPr>
          <w:t>[</w:t>
        </w:r>
        <w:proofErr w:type="spellStart"/>
        <w:r>
          <w:rPr>
            <w:rFonts w:ascii="TH Sarabun New" w:eastAsia="TH Sarabun New" w:hAnsi="TH Sarabun New" w:cs="TH Sarabun New"/>
            <w:color w:val="00B050"/>
            <w:sz w:val="32"/>
            <w:szCs w:val="32"/>
          </w:rPr>
          <w:t>ต้องเติม</w:t>
        </w:r>
        <w:proofErr w:type="spellEnd"/>
        <w:r>
          <w:rPr>
            <w:rFonts w:ascii="TH Sarabun New" w:eastAsia="TH Sarabun New" w:hAnsi="TH Sarabun New" w:cs="TH Sarabun New"/>
            <w:color w:val="00B050"/>
            <w:sz w:val="32"/>
            <w:szCs w:val="32"/>
          </w:rPr>
          <w:t xml:space="preserve">] Eyeball analysis </w:t>
        </w:r>
        <w:proofErr w:type="spellStart"/>
        <w:r>
          <w:rPr>
            <w:rFonts w:ascii="TH Sarabun New" w:eastAsia="TH Sarabun New" w:hAnsi="TH Sarabun New" w:cs="TH Sarabun New"/>
            <w:color w:val="00B050"/>
            <w:sz w:val="32"/>
            <w:szCs w:val="32"/>
          </w:rPr>
          <w:t>เปรียบเทียบผลทำนายของรูปเดียวกันระหว่าง</w:t>
        </w:r>
        <w:proofErr w:type="spellEnd"/>
        <w:r>
          <w:rPr>
            <w:rFonts w:ascii="TH Sarabun New" w:eastAsia="TH Sarabun New" w:hAnsi="TH Sarabun New" w:cs="TH Sarabun New"/>
            <w:color w:val="00B050"/>
            <w:sz w:val="32"/>
            <w:szCs w:val="32"/>
          </w:rPr>
          <w:t xml:space="preserve"> Pre-trained CNN (</w:t>
        </w:r>
        <w:proofErr w:type="spellStart"/>
        <w:r>
          <w:rPr>
            <w:rFonts w:ascii="TH Sarabun New" w:eastAsia="TH Sarabun New" w:hAnsi="TH Sarabun New" w:cs="TH Sarabun New"/>
            <w:color w:val="00B050"/>
            <w:sz w:val="32"/>
            <w:szCs w:val="32"/>
          </w:rPr>
          <w:t>ก่อนเทรน</w:t>
        </w:r>
        <w:proofErr w:type="spellEnd"/>
        <w:r>
          <w:rPr>
            <w:rFonts w:ascii="TH Sarabun New" w:eastAsia="TH Sarabun New" w:hAnsi="TH Sarabun New" w:cs="TH Sarabun New"/>
            <w:color w:val="00B050"/>
            <w:sz w:val="32"/>
            <w:szCs w:val="32"/>
          </w:rPr>
          <w:t xml:space="preserve">), Freeze all </w:t>
        </w:r>
        <w:proofErr w:type="spellStart"/>
        <w:r>
          <w:rPr>
            <w:rFonts w:ascii="TH Sarabun New" w:eastAsia="TH Sarabun New" w:hAnsi="TH Sarabun New" w:cs="TH Sarabun New"/>
            <w:color w:val="00B050"/>
            <w:sz w:val="32"/>
            <w:szCs w:val="32"/>
          </w:rPr>
          <w:t>และ</w:t>
        </w:r>
        <w:proofErr w:type="spellEnd"/>
        <w:r>
          <w:rPr>
            <w:rFonts w:ascii="TH Sarabun New" w:eastAsia="TH Sarabun New" w:hAnsi="TH Sarabun New" w:cs="TH Sarabun New"/>
            <w:color w:val="00B050"/>
            <w:sz w:val="32"/>
            <w:szCs w:val="32"/>
          </w:rPr>
          <w:t xml:space="preserve"> Selective Unfreeze </w:t>
        </w:r>
        <w:proofErr w:type="spellStart"/>
        <w:r>
          <w:rPr>
            <w:rFonts w:ascii="TH Sarabun New" w:eastAsia="TH Sarabun New" w:hAnsi="TH Sarabun New" w:cs="TH Sarabun New"/>
            <w:color w:val="00B050"/>
            <w:sz w:val="32"/>
            <w:szCs w:val="32"/>
          </w:rPr>
          <w:t>ตามตัวอย่างใน</w:t>
        </w:r>
        <w:proofErr w:type="spellEnd"/>
        <w:r>
          <w:rPr>
            <w:rFonts w:ascii="TH Sarabun New" w:eastAsia="TH Sarabun New" w:hAnsi="TH Sarabun New" w:cs="TH Sarabun New"/>
            <w:color w:val="00B050"/>
            <w:sz w:val="32"/>
            <w:szCs w:val="32"/>
          </w:rPr>
          <w:t xml:space="preserve"> guideline </w:t>
        </w:r>
        <w:proofErr w:type="spellStart"/>
        <w:r>
          <w:rPr>
            <w:rFonts w:ascii="TH Sarabun New" w:eastAsia="TH Sarabun New" w:hAnsi="TH Sarabun New" w:cs="TH Sarabun New"/>
            <w:color w:val="00B050"/>
            <w:sz w:val="32"/>
            <w:szCs w:val="32"/>
          </w:rPr>
          <w:t>ข้อ</w:t>
        </w:r>
        <w:proofErr w:type="spellEnd"/>
        <w:r>
          <w:rPr>
            <w:rFonts w:ascii="TH Sarabun New" w:eastAsia="TH Sarabun New" w:hAnsi="TH Sarabun New" w:cs="TH Sarabun New"/>
            <w:color w:val="00B050"/>
            <w:sz w:val="32"/>
            <w:szCs w:val="32"/>
          </w:rPr>
          <w:t xml:space="preserve"> 7 </w:t>
        </w:r>
        <w:proofErr w:type="spellStart"/>
        <w:r>
          <w:rPr>
            <w:rFonts w:ascii="TH Sarabun New" w:eastAsia="TH Sarabun New" w:hAnsi="TH Sarabun New" w:cs="TH Sarabun New"/>
            <w:color w:val="00B050"/>
            <w:sz w:val="32"/>
            <w:szCs w:val="32"/>
          </w:rPr>
          <w:t>และตรวจคำบรรยายภาพที่ทำนายผิด</w:t>
        </w:r>
        <w:proofErr w:type="spellEnd"/>
        <w:r>
          <w:rPr>
            <w:rFonts w:ascii="TH Sarabun New" w:eastAsia="TH Sarabun New" w:hAnsi="TH Sarabun New" w:cs="TH Sarabun New"/>
            <w:color w:val="00B050"/>
            <w:sz w:val="32"/>
            <w:szCs w:val="32"/>
          </w:rPr>
          <w:t xml:space="preserve"> (</w:t>
        </w:r>
        <w:proofErr w:type="spellStart"/>
        <w:r>
          <w:rPr>
            <w:rFonts w:ascii="TH Sarabun New" w:eastAsia="TH Sarabun New" w:hAnsi="TH Sarabun New" w:cs="TH Sarabun New"/>
            <w:color w:val="00B050"/>
            <w:sz w:val="32"/>
            <w:szCs w:val="32"/>
          </w:rPr>
          <w:t>ผลถักไหมพรม</w:t>
        </w:r>
        <w:proofErr w:type="spellEnd"/>
        <w:r>
          <w:rPr>
            <w:rFonts w:ascii="TH Sarabun New" w:eastAsia="TH Sarabun New" w:hAnsi="TH Sarabun New" w:cs="TH Sarabun New"/>
            <w:color w:val="00B050"/>
            <w:sz w:val="32"/>
            <w:szCs w:val="32"/>
          </w:rPr>
          <w:t xml:space="preserve"> </w:t>
        </w:r>
        <w:proofErr w:type="spellStart"/>
        <w:r>
          <w:rPr>
            <w:rFonts w:ascii="TH Sarabun New" w:eastAsia="TH Sarabun New" w:hAnsi="TH Sarabun New" w:cs="TH Sarabun New"/>
            <w:color w:val="00B050"/>
            <w:sz w:val="32"/>
            <w:szCs w:val="32"/>
          </w:rPr>
          <w:t>โมเดลสามมิติ</w:t>
        </w:r>
        <w:proofErr w:type="spellEnd"/>
        <w:r>
          <w:rPr>
            <w:rFonts w:ascii="TH Sarabun New" w:eastAsia="TH Sarabun New" w:hAnsi="TH Sarabun New" w:cs="TH Sarabun New"/>
            <w:color w:val="00B050"/>
            <w:sz w:val="32"/>
            <w:szCs w:val="32"/>
          </w:rPr>
          <w:t xml:space="preserve"> </w:t>
        </w:r>
        <w:proofErr w:type="spellStart"/>
        <w:r>
          <w:rPr>
            <w:rFonts w:ascii="TH Sarabun New" w:eastAsia="TH Sarabun New" w:hAnsi="TH Sarabun New" w:cs="TH Sarabun New"/>
            <w:color w:val="00B050"/>
            <w:sz w:val="32"/>
            <w:szCs w:val="32"/>
          </w:rPr>
          <w:t>ภาพมืด</w:t>
        </w:r>
        <w:proofErr w:type="spellEnd"/>
        <w:r>
          <w:rPr>
            <w:rFonts w:ascii="TH Sarabun New" w:eastAsia="TH Sarabun New" w:hAnsi="TH Sarabun New" w:cs="TH Sarabun New"/>
            <w:color w:val="00B050"/>
            <w:sz w:val="32"/>
            <w:szCs w:val="32"/>
          </w:rPr>
          <w:t xml:space="preserve"> </w:t>
        </w:r>
        <w:proofErr w:type="spellStart"/>
        <w:r>
          <w:rPr>
            <w:rFonts w:ascii="TH Sarabun New" w:eastAsia="TH Sarabun New" w:hAnsi="TH Sarabun New" w:cs="TH Sarabun New"/>
            <w:color w:val="00B050"/>
            <w:sz w:val="32"/>
            <w:szCs w:val="32"/>
          </w:rPr>
          <w:t>ตัวละคร</w:t>
        </w:r>
        <w:proofErr w:type="spellEnd"/>
        <w:r>
          <w:rPr>
            <w:rFonts w:ascii="TH Sarabun New" w:eastAsia="TH Sarabun New" w:hAnsi="TH Sarabun New" w:cs="TH Sarabun New"/>
            <w:color w:val="00B050"/>
            <w:sz w:val="32"/>
            <w:szCs w:val="32"/>
          </w:rPr>
          <w:t xml:space="preserve"> </w:t>
        </w:r>
        <w:proofErr w:type="spellStart"/>
        <w:r>
          <w:rPr>
            <w:rFonts w:ascii="TH Sarabun New" w:eastAsia="TH Sarabun New" w:hAnsi="TH Sarabun New" w:cs="TH Sarabun New"/>
            <w:color w:val="00B050"/>
            <w:sz w:val="32"/>
            <w:szCs w:val="32"/>
          </w:rPr>
          <w:t>โลโก้</w:t>
        </w:r>
        <w:proofErr w:type="spellEnd"/>
        <w:r>
          <w:rPr>
            <w:rFonts w:ascii="TH Sarabun New" w:eastAsia="TH Sarabun New" w:hAnsi="TH Sarabun New" w:cs="TH Sarabun New"/>
            <w:color w:val="00B050"/>
            <w:sz w:val="32"/>
            <w:szCs w:val="32"/>
          </w:rPr>
          <w:t xml:space="preserve">) </w:t>
        </w:r>
        <w:proofErr w:type="spellStart"/>
        <w:r>
          <w:rPr>
            <w:rFonts w:ascii="TH Sarabun New" w:eastAsia="TH Sarabun New" w:hAnsi="TH Sarabun New" w:cs="TH Sarabun New"/>
            <w:color w:val="00B050"/>
            <w:sz w:val="32"/>
            <w:szCs w:val="32"/>
          </w:rPr>
          <w:t>ด้วยตาให้ตรงกับภาพจริงก่อนส่ง</w:t>
        </w:r>
      </w:ins>
      <w:proofErr w:type="spellEnd"/>
      <w:r w:rsidR="0059091F">
        <w:rPr>
          <w:rFonts w:ascii="TH Sarabun New" w:eastAsia="TH Sarabun New" w:hAnsi="TH Sarabun New" w:cs="TH Sarabun New"/>
          <w:color w:val="00B050"/>
          <w:sz w:val="32"/>
          <w:szCs w:val="32"/>
        </w:rPr>
        <w:t xml:space="preserve"> (</w:t>
      </w:r>
      <w:r w:rsidR="0059091F">
        <w:rPr>
          <w:rFonts w:ascii="TH Sarabun New" w:eastAsia="TH Sarabun New" w:hAnsi="TH Sarabun New" w:cs="TH Sarabun New" w:hint="cs"/>
          <w:color w:val="00B050"/>
          <w:sz w:val="32"/>
          <w:szCs w:val="32"/>
          <w:cs/>
        </w:rPr>
        <w:t>เดี๋ยวถึงบ้านค่อยทำ</w:t>
      </w:r>
      <w:r w:rsidR="0059091F">
        <w:rPr>
          <w:rFonts w:ascii="TH Sarabun New" w:eastAsia="TH Sarabun New" w:hAnsi="TH Sarabun New" w:cs="TH Sarabun New"/>
          <w:color w:val="00B050"/>
          <w:sz w:val="32"/>
          <w:szCs w:val="32"/>
        </w:rPr>
        <w:t>)</w:t>
      </w:r>
    </w:p>
    <w:p w14:paraId="16FBAA27" w14:textId="0DFDA69D" w:rsidR="00557066" w:rsidRPr="00342433" w:rsidRDefault="00557066" w:rsidP="00557066">
      <w:pPr>
        <w:numPr>
          <w:ilvl w:val="0"/>
          <w:numId w:val="26"/>
        </w:numPr>
        <w:rPr>
          <w:rFonts w:ascii="TH Sarabun New" w:eastAsia="TH Sarabun New" w:hAnsi="TH Sarabun New" w:cs="TH Sarabun New"/>
          <w:color w:val="00B050"/>
          <w:sz w:val="32"/>
          <w:szCs w:val="32"/>
        </w:rPr>
      </w:pPr>
      <w:r>
        <w:rPr>
          <w:rFonts w:ascii="TH Sarabun New" w:eastAsia="TH Sarabun New" w:hAnsi="TH Sarabun New" w:cs="TH Sarabun New"/>
          <w:color w:val="00B050"/>
          <w:sz w:val="32"/>
          <w:szCs w:val="32"/>
          <w:cs/>
        </w:rPr>
        <w:t>ข้อสรุป:</w:t>
      </w:r>
      <w:r>
        <w:rPr>
          <w:rFonts w:ascii="TH Sarabun New" w:eastAsia="TH Sarabun New" w:hAnsi="TH Sarabun New" w:cs="TH Sarabun New"/>
          <w:color w:val="00B050"/>
          <w:sz w:val="32"/>
          <w:szCs w:val="32"/>
        </w:rPr>
        <w:t xml:space="preserve"> Selective Unfreeze (</w:t>
      </w:r>
      <w:r>
        <w:rPr>
          <w:rFonts w:ascii="TH Sarabun New" w:eastAsia="TH Sarabun New" w:hAnsi="TH Sarabun New" w:cs="TH Sarabun New"/>
          <w:color w:val="00B050"/>
          <w:sz w:val="32"/>
          <w:szCs w:val="32"/>
          <w:cs/>
        </w:rPr>
        <w:t xml:space="preserve">ปลดล็อกเฉพาะ </w:t>
      </w:r>
      <w:r>
        <w:rPr>
          <w:rFonts w:ascii="TH Sarabun New" w:eastAsia="TH Sarabun New" w:hAnsi="TH Sarabun New" w:cs="TH Sarabun New"/>
          <w:color w:val="00B050"/>
          <w:sz w:val="32"/>
          <w:szCs w:val="32"/>
        </w:rPr>
        <w:t xml:space="preserve">n stage </w:t>
      </w:r>
      <w:r>
        <w:rPr>
          <w:rFonts w:ascii="TH Sarabun New" w:eastAsia="TH Sarabun New" w:hAnsi="TH Sarabun New" w:cs="TH Sarabun New"/>
          <w:color w:val="00B050"/>
          <w:sz w:val="32"/>
          <w:szCs w:val="32"/>
          <w:cs/>
        </w:rPr>
        <w:t xml:space="preserve">สุดท้ายของ </w:t>
      </w:r>
      <w:r>
        <w:rPr>
          <w:rFonts w:ascii="TH Sarabun New" w:eastAsia="TH Sarabun New" w:hAnsi="TH Sarabun New" w:cs="TH Sarabun New"/>
          <w:color w:val="00B050"/>
          <w:sz w:val="32"/>
          <w:szCs w:val="32"/>
        </w:rPr>
        <w:t xml:space="preserve">backbone) </w:t>
      </w:r>
      <w:r>
        <w:rPr>
          <w:rFonts w:ascii="TH Sarabun New" w:eastAsia="TH Sarabun New" w:hAnsi="TH Sarabun New" w:cs="TH Sarabun New"/>
          <w:color w:val="00B050"/>
          <w:sz w:val="32"/>
          <w:szCs w:val="32"/>
          <w:cs/>
        </w:rPr>
        <w:t xml:space="preserve">ให้ผลดีกว่า </w:t>
      </w:r>
      <w:r>
        <w:rPr>
          <w:rFonts w:ascii="TH Sarabun New" w:eastAsia="TH Sarabun New" w:hAnsi="TH Sarabun New" w:cs="TH Sarabun New"/>
          <w:color w:val="00B050"/>
          <w:sz w:val="32"/>
          <w:szCs w:val="32"/>
        </w:rPr>
        <w:t xml:space="preserve">Freeze all </w:t>
      </w:r>
      <w:r>
        <w:rPr>
          <w:rFonts w:ascii="TH Sarabun New" w:eastAsia="TH Sarabun New" w:hAnsi="TH Sarabun New" w:cs="TH Sarabun New"/>
          <w:color w:val="00B050"/>
          <w:sz w:val="32"/>
          <w:szCs w:val="32"/>
          <w:cs/>
        </w:rPr>
        <w:t xml:space="preserve">อย่างมีนัยสำคัญในทุก </w:t>
      </w:r>
      <w:r>
        <w:rPr>
          <w:rFonts w:ascii="TH Sarabun New" w:eastAsia="TH Sarabun New" w:hAnsi="TH Sarabun New" w:cs="TH Sarabun New"/>
          <w:color w:val="00B050"/>
          <w:sz w:val="32"/>
          <w:szCs w:val="32"/>
        </w:rPr>
        <w:t xml:space="preserve">backbone </w:t>
      </w:r>
      <w:r>
        <w:rPr>
          <w:rFonts w:ascii="TH Sarabun New" w:eastAsia="TH Sarabun New" w:hAnsi="TH Sarabun New" w:cs="TH Sarabun New" w:hint="cs"/>
          <w:color w:val="00B050"/>
          <w:sz w:val="32"/>
          <w:szCs w:val="32"/>
          <w:cs/>
        </w:rPr>
        <w:t xml:space="preserve">โดย </w:t>
      </w:r>
      <w:r>
        <w:rPr>
          <w:rFonts w:ascii="TH Sarabun New" w:eastAsia="TH Sarabun New" w:hAnsi="TH Sarabun New" w:cs="TH Sarabun New"/>
          <w:color w:val="00B050"/>
          <w:sz w:val="32"/>
          <w:szCs w:val="32"/>
        </w:rPr>
        <w:t xml:space="preserve">VGG16 </w:t>
      </w:r>
      <w:r>
        <w:rPr>
          <w:rFonts w:ascii="TH Sarabun New" w:eastAsia="TH Sarabun New" w:hAnsi="TH Sarabun New" w:cs="TH Sarabun New"/>
          <w:color w:val="00B050"/>
          <w:sz w:val="32"/>
          <w:szCs w:val="32"/>
          <w:cs/>
        </w:rPr>
        <w:t xml:space="preserve">และ </w:t>
      </w:r>
      <w:r>
        <w:rPr>
          <w:rFonts w:ascii="TH Sarabun New" w:eastAsia="TH Sarabun New" w:hAnsi="TH Sarabun New" w:cs="TH Sarabun New"/>
          <w:color w:val="00B050"/>
          <w:sz w:val="32"/>
          <w:szCs w:val="32"/>
        </w:rPr>
        <w:t xml:space="preserve">ResNet50 </w:t>
      </w:r>
      <w:r>
        <w:rPr>
          <w:rFonts w:ascii="TH Sarabun New" w:eastAsia="TH Sarabun New" w:hAnsi="TH Sarabun New" w:cs="TH Sarabun New"/>
          <w:color w:val="00B050"/>
          <w:sz w:val="32"/>
          <w:szCs w:val="32"/>
          <w:cs/>
        </w:rPr>
        <w:t xml:space="preserve">ให้ </w:t>
      </w:r>
      <w:r>
        <w:rPr>
          <w:rFonts w:ascii="TH Sarabun New" w:eastAsia="TH Sarabun New" w:hAnsi="TH Sarabun New" w:cs="TH Sarabun New"/>
          <w:color w:val="00B050"/>
          <w:sz w:val="32"/>
          <w:szCs w:val="32"/>
        </w:rPr>
        <w:t xml:space="preserve">macro-F1 </w:t>
      </w:r>
      <w:r>
        <w:rPr>
          <w:rFonts w:ascii="TH Sarabun New" w:eastAsia="TH Sarabun New" w:hAnsi="TH Sarabun New" w:cs="TH Sarabun New"/>
          <w:color w:val="00B050"/>
          <w:sz w:val="32"/>
          <w:szCs w:val="32"/>
          <w:cs/>
        </w:rPr>
        <w:t>สูงสุด (</w:t>
      </w:r>
      <w:r>
        <w:rPr>
          <w:rFonts w:ascii="TH Sarabun New" w:eastAsia="TH Sarabun New" w:hAnsi="TH Sarabun New" w:cs="TH Sarabun New"/>
          <w:color w:val="00B050"/>
          <w:sz w:val="32"/>
          <w:szCs w:val="32"/>
        </w:rPr>
        <w:t xml:space="preserve">0.9947 </w:t>
      </w:r>
      <w:r>
        <w:rPr>
          <w:rFonts w:ascii="TH Sarabun New" w:eastAsia="TH Sarabun New" w:hAnsi="TH Sarabun New" w:cs="TH Sarabun New"/>
          <w:color w:val="00B050"/>
          <w:sz w:val="32"/>
          <w:szCs w:val="32"/>
          <w:cs/>
        </w:rPr>
        <w:t xml:space="preserve">และ </w:t>
      </w:r>
      <w:r>
        <w:rPr>
          <w:rFonts w:ascii="TH Sarabun New" w:eastAsia="TH Sarabun New" w:hAnsi="TH Sarabun New" w:cs="TH Sarabun New"/>
          <w:color w:val="00B050"/>
          <w:sz w:val="32"/>
          <w:szCs w:val="32"/>
        </w:rPr>
        <w:t xml:space="preserve">0.9921) </w:t>
      </w:r>
      <w:r>
        <w:rPr>
          <w:rFonts w:ascii="TH Sarabun New" w:eastAsia="TH Sarabun New" w:hAnsi="TH Sarabun New" w:cs="TH Sarabun New"/>
          <w:color w:val="00B050"/>
          <w:sz w:val="32"/>
          <w:szCs w:val="32"/>
          <w:cs/>
        </w:rPr>
        <w:t>และ</w:t>
      </w:r>
      <w:proofErr w:type="spellStart"/>
      <w:r>
        <w:rPr>
          <w:rFonts w:ascii="TH Sarabun New" w:eastAsia="TH Sarabun New" w:hAnsi="TH Sarabun New" w:cs="TH Sarabun New"/>
          <w:color w:val="00B050"/>
          <w:sz w:val="32"/>
          <w:szCs w:val="32"/>
        </w:rPr>
        <w:t>ไม่พบความแตกต่างทางสถิติ</w:t>
      </w:r>
      <w:proofErr w:type="spellEnd"/>
      <w:r>
        <w:rPr>
          <w:rFonts w:ascii="TH Sarabun New" w:eastAsia="TH Sarabun New" w:hAnsi="TH Sarabun New" w:cs="TH Sarabun New"/>
          <w:color w:val="00B050"/>
          <w:sz w:val="32"/>
          <w:szCs w:val="32"/>
          <w:cs/>
        </w:rPr>
        <w:t xml:space="preserve"> ส่วน </w:t>
      </w:r>
      <w:r>
        <w:rPr>
          <w:rFonts w:ascii="TH Sarabun New" w:eastAsia="TH Sarabun New" w:hAnsi="TH Sarabun New" w:cs="TH Sarabun New"/>
          <w:color w:val="00B050"/>
          <w:sz w:val="32"/>
          <w:szCs w:val="32"/>
        </w:rPr>
        <w:t xml:space="preserve">MobileNetV3-Small </w:t>
      </w:r>
      <w:r>
        <w:rPr>
          <w:rFonts w:ascii="TH Sarabun New" w:eastAsia="TH Sarabun New" w:hAnsi="TH Sarabun New" w:cs="TH Sarabun New"/>
          <w:color w:val="00B050"/>
          <w:sz w:val="32"/>
          <w:szCs w:val="32"/>
          <w:cs/>
        </w:rPr>
        <w:t xml:space="preserve">ให้ </w:t>
      </w:r>
      <w:r>
        <w:rPr>
          <w:rFonts w:ascii="TH Sarabun New" w:eastAsia="TH Sarabun New" w:hAnsi="TH Sarabun New" w:cs="TH Sarabun New"/>
          <w:color w:val="00B050"/>
          <w:sz w:val="32"/>
          <w:szCs w:val="32"/>
        </w:rPr>
        <w:t xml:space="preserve">macro-F1 </w:t>
      </w:r>
      <w:r>
        <w:rPr>
          <w:rFonts w:ascii="TH Sarabun New" w:eastAsia="TH Sarabun New" w:hAnsi="TH Sarabun New" w:cs="TH Sarabun New" w:hint="cs"/>
          <w:color w:val="00B050"/>
          <w:sz w:val="32"/>
          <w:szCs w:val="32"/>
          <w:cs/>
        </w:rPr>
        <w:t xml:space="preserve">ที่ </w:t>
      </w:r>
      <w:r>
        <w:rPr>
          <w:rFonts w:ascii="TH Sarabun New" w:eastAsia="TH Sarabun New" w:hAnsi="TH Sarabun New" w:cs="TH Sarabun New"/>
          <w:color w:val="00B050"/>
          <w:sz w:val="32"/>
          <w:szCs w:val="32"/>
        </w:rPr>
        <w:t xml:space="preserve">0.9841 </w:t>
      </w:r>
      <w:r>
        <w:rPr>
          <w:rFonts w:ascii="TH Sarabun New" w:eastAsia="TH Sarabun New" w:hAnsi="TH Sarabun New" w:cs="TH Sarabun New"/>
          <w:color w:val="00B050"/>
          <w:sz w:val="32"/>
          <w:szCs w:val="32"/>
          <w:cs/>
        </w:rPr>
        <w:t xml:space="preserve">ด้วยขนาดโมเดลเล็กที่สุด </w:t>
      </w:r>
    </w:p>
    <w:p w14:paraId="4FBB4E2B" w14:textId="77777777" w:rsidR="00AE4AA6" w:rsidRPr="00BC26BC" w:rsidRDefault="00AE4AA6" w:rsidP="00EB7354">
      <w:pPr>
        <w:rPr>
          <w:cs/>
        </w:rPr>
      </w:pPr>
    </w:p>
    <w:sectPr w:rsidR="00AE4AA6" w:rsidRPr="00BC26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831DAE" w14:textId="77777777" w:rsidR="00217C77" w:rsidRDefault="00217C77" w:rsidP="00842BE6">
      <w:pPr>
        <w:spacing w:after="0" w:line="240" w:lineRule="auto"/>
      </w:pPr>
      <w:r>
        <w:separator/>
      </w:r>
    </w:p>
  </w:endnote>
  <w:endnote w:type="continuationSeparator" w:id="0">
    <w:p w14:paraId="0CE23149" w14:textId="77777777" w:rsidR="00217C77" w:rsidRDefault="00217C77" w:rsidP="00842B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TH Sarabun New">
    <w:altName w:val="Cordia New"/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9E259B" w14:textId="77777777" w:rsidR="00217C77" w:rsidRDefault="00217C77" w:rsidP="00842BE6">
      <w:pPr>
        <w:spacing w:after="0" w:line="240" w:lineRule="auto"/>
      </w:pPr>
      <w:r>
        <w:separator/>
      </w:r>
    </w:p>
  </w:footnote>
  <w:footnote w:type="continuationSeparator" w:id="0">
    <w:p w14:paraId="7A6E6DD2" w14:textId="77777777" w:rsidR="00217C77" w:rsidRDefault="00217C77" w:rsidP="00842BE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67D26"/>
    <w:multiLevelType w:val="hybridMultilevel"/>
    <w:tmpl w:val="7046B7FE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9275CA"/>
    <w:multiLevelType w:val="hybridMultilevel"/>
    <w:tmpl w:val="CCB4AD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9E0C4F"/>
    <w:multiLevelType w:val="hybridMultilevel"/>
    <w:tmpl w:val="10EA1F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C57CFD"/>
    <w:multiLevelType w:val="hybridMultilevel"/>
    <w:tmpl w:val="84A2A1D6"/>
    <w:lvl w:ilvl="0" w:tplc="3CB8D72E">
      <w:start w:val="1"/>
      <w:numFmt w:val="bullet"/>
      <w:lvlText w:val="•"/>
      <w:lvlJc w:val="left"/>
      <w:pPr>
        <w:ind w:left="720" w:hanging="360"/>
      </w:pPr>
    </w:lvl>
    <w:lvl w:ilvl="1" w:tplc="AEB024AC">
      <w:numFmt w:val="decimal"/>
      <w:lvlText w:val=""/>
      <w:lvlJc w:val="left"/>
      <w:pPr>
        <w:ind w:left="0" w:firstLine="0"/>
      </w:pPr>
    </w:lvl>
    <w:lvl w:ilvl="2" w:tplc="5534140A">
      <w:numFmt w:val="decimal"/>
      <w:lvlText w:val=""/>
      <w:lvlJc w:val="left"/>
      <w:pPr>
        <w:ind w:left="0" w:firstLine="0"/>
      </w:pPr>
    </w:lvl>
    <w:lvl w:ilvl="3" w:tplc="2F10D072">
      <w:numFmt w:val="decimal"/>
      <w:lvlText w:val=""/>
      <w:lvlJc w:val="left"/>
      <w:pPr>
        <w:ind w:left="0" w:firstLine="0"/>
      </w:pPr>
    </w:lvl>
    <w:lvl w:ilvl="4" w:tplc="557497C4">
      <w:numFmt w:val="decimal"/>
      <w:lvlText w:val=""/>
      <w:lvlJc w:val="left"/>
      <w:pPr>
        <w:ind w:left="0" w:firstLine="0"/>
      </w:pPr>
    </w:lvl>
    <w:lvl w:ilvl="5" w:tplc="A740D192">
      <w:numFmt w:val="decimal"/>
      <w:lvlText w:val=""/>
      <w:lvlJc w:val="left"/>
      <w:pPr>
        <w:ind w:left="0" w:firstLine="0"/>
      </w:pPr>
    </w:lvl>
    <w:lvl w:ilvl="6" w:tplc="7B7CCB96">
      <w:numFmt w:val="decimal"/>
      <w:lvlText w:val=""/>
      <w:lvlJc w:val="left"/>
      <w:pPr>
        <w:ind w:left="0" w:firstLine="0"/>
      </w:pPr>
    </w:lvl>
    <w:lvl w:ilvl="7" w:tplc="C414EACA">
      <w:numFmt w:val="decimal"/>
      <w:lvlText w:val=""/>
      <w:lvlJc w:val="left"/>
      <w:pPr>
        <w:ind w:left="0" w:firstLine="0"/>
      </w:pPr>
    </w:lvl>
    <w:lvl w:ilvl="8" w:tplc="D6B44EB8">
      <w:numFmt w:val="decimal"/>
      <w:lvlText w:val=""/>
      <w:lvlJc w:val="left"/>
      <w:pPr>
        <w:ind w:left="0" w:firstLine="0"/>
      </w:pPr>
    </w:lvl>
  </w:abstractNum>
  <w:abstractNum w:abstractNumId="4" w15:restartNumberingAfterBreak="0">
    <w:nsid w:val="0A7F66C5"/>
    <w:multiLevelType w:val="hybridMultilevel"/>
    <w:tmpl w:val="98C661CC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9346F2"/>
    <w:multiLevelType w:val="hybridMultilevel"/>
    <w:tmpl w:val="E41C8662"/>
    <w:lvl w:ilvl="0" w:tplc="D674B1E2">
      <w:start w:val="1"/>
      <w:numFmt w:val="bullet"/>
      <w:lvlText w:val="•"/>
      <w:lvlJc w:val="left"/>
      <w:pPr>
        <w:ind w:left="720" w:hanging="360"/>
      </w:pPr>
    </w:lvl>
    <w:lvl w:ilvl="1" w:tplc="DF928AF6" w:tentative="1">
      <w:start w:val="1"/>
      <w:numFmt w:val="bullet"/>
      <w:lvlText w:val="▪"/>
      <w:lvlJc w:val="left"/>
      <w:pPr>
        <w:ind w:left="1440" w:hanging="360"/>
      </w:pPr>
    </w:lvl>
    <w:lvl w:ilvl="2" w:tplc="638C5642">
      <w:numFmt w:val="decimal"/>
      <w:lvlText w:val=""/>
      <w:lvlJc w:val="left"/>
    </w:lvl>
    <w:lvl w:ilvl="3" w:tplc="8A043402">
      <w:numFmt w:val="decimal"/>
      <w:lvlText w:val=""/>
      <w:lvlJc w:val="left"/>
    </w:lvl>
    <w:lvl w:ilvl="4" w:tplc="7E4A6ABC">
      <w:numFmt w:val="decimal"/>
      <w:lvlText w:val=""/>
      <w:lvlJc w:val="left"/>
    </w:lvl>
    <w:lvl w:ilvl="5" w:tplc="2F30AE66">
      <w:numFmt w:val="decimal"/>
      <w:lvlText w:val=""/>
      <w:lvlJc w:val="left"/>
    </w:lvl>
    <w:lvl w:ilvl="6" w:tplc="EE28FB12">
      <w:numFmt w:val="decimal"/>
      <w:lvlText w:val=""/>
      <w:lvlJc w:val="left"/>
    </w:lvl>
    <w:lvl w:ilvl="7" w:tplc="AC942FAA">
      <w:numFmt w:val="decimal"/>
      <w:lvlText w:val=""/>
      <w:lvlJc w:val="left"/>
    </w:lvl>
    <w:lvl w:ilvl="8" w:tplc="0B3A197A">
      <w:numFmt w:val="decimal"/>
      <w:lvlText w:val=""/>
      <w:lvlJc w:val="left"/>
    </w:lvl>
  </w:abstractNum>
  <w:abstractNum w:abstractNumId="6" w15:restartNumberingAfterBreak="0">
    <w:nsid w:val="143607E3"/>
    <w:multiLevelType w:val="hybridMultilevel"/>
    <w:tmpl w:val="6F4E8CA0"/>
    <w:lvl w:ilvl="0" w:tplc="602AC71E">
      <w:start w:val="1"/>
      <w:numFmt w:val="bullet"/>
      <w:lvlText w:val="•"/>
      <w:lvlJc w:val="left"/>
      <w:pPr>
        <w:ind w:left="720" w:hanging="360"/>
      </w:pPr>
    </w:lvl>
    <w:lvl w:ilvl="1" w:tplc="4198D78E">
      <w:start w:val="1"/>
      <w:numFmt w:val="bullet"/>
      <w:lvlText w:val="▪"/>
      <w:lvlJc w:val="left"/>
      <w:pPr>
        <w:ind w:left="1440" w:hanging="360"/>
      </w:pPr>
    </w:lvl>
    <w:lvl w:ilvl="2" w:tplc="F12E2FAA">
      <w:numFmt w:val="decimal"/>
      <w:lvlText w:val=""/>
      <w:lvlJc w:val="left"/>
      <w:pPr>
        <w:ind w:left="0" w:firstLine="0"/>
      </w:pPr>
    </w:lvl>
    <w:lvl w:ilvl="3" w:tplc="DC6E20E2">
      <w:numFmt w:val="decimal"/>
      <w:lvlText w:val=""/>
      <w:lvlJc w:val="left"/>
      <w:pPr>
        <w:ind w:left="0" w:firstLine="0"/>
      </w:pPr>
    </w:lvl>
    <w:lvl w:ilvl="4" w:tplc="FFF02FA8">
      <w:numFmt w:val="decimal"/>
      <w:lvlText w:val=""/>
      <w:lvlJc w:val="left"/>
      <w:pPr>
        <w:ind w:left="0" w:firstLine="0"/>
      </w:pPr>
    </w:lvl>
    <w:lvl w:ilvl="5" w:tplc="A972F26E">
      <w:numFmt w:val="decimal"/>
      <w:lvlText w:val=""/>
      <w:lvlJc w:val="left"/>
      <w:pPr>
        <w:ind w:left="0" w:firstLine="0"/>
      </w:pPr>
    </w:lvl>
    <w:lvl w:ilvl="6" w:tplc="FF3C396E">
      <w:numFmt w:val="decimal"/>
      <w:lvlText w:val=""/>
      <w:lvlJc w:val="left"/>
      <w:pPr>
        <w:ind w:left="0" w:firstLine="0"/>
      </w:pPr>
    </w:lvl>
    <w:lvl w:ilvl="7" w:tplc="A9304904">
      <w:numFmt w:val="decimal"/>
      <w:lvlText w:val=""/>
      <w:lvlJc w:val="left"/>
      <w:pPr>
        <w:ind w:left="0" w:firstLine="0"/>
      </w:pPr>
    </w:lvl>
    <w:lvl w:ilvl="8" w:tplc="B38C89DA">
      <w:numFmt w:val="decimal"/>
      <w:lvlText w:val=""/>
      <w:lvlJc w:val="left"/>
      <w:pPr>
        <w:ind w:left="0" w:firstLine="0"/>
      </w:pPr>
    </w:lvl>
  </w:abstractNum>
  <w:abstractNum w:abstractNumId="7" w15:restartNumberingAfterBreak="0">
    <w:nsid w:val="146F1967"/>
    <w:multiLevelType w:val="hybridMultilevel"/>
    <w:tmpl w:val="709C8F96"/>
    <w:lvl w:ilvl="0" w:tplc="0409000F">
      <w:start w:val="1"/>
      <w:numFmt w:val="decimal"/>
      <w:lvlText w:val="%1."/>
      <w:lvlJc w:val="left"/>
      <w:pPr>
        <w:ind w:left="420" w:hanging="260"/>
      </w:pPr>
    </w:lvl>
    <w:lvl w:ilvl="1" w:tplc="7318FF6E">
      <w:start w:val="1"/>
      <w:numFmt w:val="bullet"/>
      <w:lvlText w:val="◦"/>
      <w:lvlJc w:val="left"/>
      <w:pPr>
        <w:ind w:left="820" w:hanging="260"/>
      </w:pPr>
    </w:lvl>
    <w:lvl w:ilvl="2" w:tplc="ED8484A6">
      <w:numFmt w:val="decimal"/>
      <w:lvlText w:val=""/>
      <w:lvlJc w:val="left"/>
      <w:pPr>
        <w:ind w:left="0" w:firstLine="0"/>
      </w:pPr>
    </w:lvl>
    <w:lvl w:ilvl="3" w:tplc="53461120">
      <w:numFmt w:val="decimal"/>
      <w:lvlText w:val=""/>
      <w:lvlJc w:val="left"/>
      <w:pPr>
        <w:ind w:left="0" w:firstLine="0"/>
      </w:pPr>
    </w:lvl>
    <w:lvl w:ilvl="4" w:tplc="571C2F52">
      <w:numFmt w:val="decimal"/>
      <w:lvlText w:val=""/>
      <w:lvlJc w:val="left"/>
      <w:pPr>
        <w:ind w:left="0" w:firstLine="0"/>
      </w:pPr>
    </w:lvl>
    <w:lvl w:ilvl="5" w:tplc="A266A422">
      <w:numFmt w:val="decimal"/>
      <w:lvlText w:val=""/>
      <w:lvlJc w:val="left"/>
      <w:pPr>
        <w:ind w:left="0" w:firstLine="0"/>
      </w:pPr>
    </w:lvl>
    <w:lvl w:ilvl="6" w:tplc="21C84D38">
      <w:numFmt w:val="decimal"/>
      <w:lvlText w:val=""/>
      <w:lvlJc w:val="left"/>
      <w:pPr>
        <w:ind w:left="0" w:firstLine="0"/>
      </w:pPr>
    </w:lvl>
    <w:lvl w:ilvl="7" w:tplc="C888A780">
      <w:numFmt w:val="decimal"/>
      <w:lvlText w:val=""/>
      <w:lvlJc w:val="left"/>
      <w:pPr>
        <w:ind w:left="0" w:firstLine="0"/>
      </w:pPr>
    </w:lvl>
    <w:lvl w:ilvl="8" w:tplc="8D0C96EA">
      <w:numFmt w:val="decimal"/>
      <w:lvlText w:val=""/>
      <w:lvlJc w:val="left"/>
      <w:pPr>
        <w:ind w:left="0" w:firstLine="0"/>
      </w:pPr>
    </w:lvl>
  </w:abstractNum>
  <w:abstractNum w:abstractNumId="8" w15:restartNumberingAfterBreak="0">
    <w:nsid w:val="1CA63894"/>
    <w:multiLevelType w:val="multilevel"/>
    <w:tmpl w:val="67B40186"/>
    <w:lvl w:ilvl="0">
      <w:numFmt w:val="decimal"/>
      <w:lvlText w:val="%1"/>
      <w:lvlJc w:val="left"/>
      <w:pPr>
        <w:ind w:left="578" w:hanging="578"/>
      </w:pPr>
      <w:rPr>
        <w:rFonts w:hint="default"/>
      </w:rPr>
    </w:lvl>
    <w:lvl w:ilvl="1">
      <w:start w:val="9856"/>
      <w:numFmt w:val="decimal"/>
      <w:lvlText w:val="%1.%2"/>
      <w:lvlJc w:val="left"/>
      <w:pPr>
        <w:ind w:left="578" w:hanging="578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9" w15:restartNumberingAfterBreak="0">
    <w:nsid w:val="1E3A4FE0"/>
    <w:multiLevelType w:val="hybridMultilevel"/>
    <w:tmpl w:val="193C5FC8"/>
    <w:lvl w:ilvl="0" w:tplc="04090001">
      <w:start w:val="1"/>
      <w:numFmt w:val="bullet"/>
      <w:lvlText w:val=""/>
      <w:lvlJc w:val="left"/>
      <w:pPr>
        <w:ind w:left="79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10" w15:restartNumberingAfterBreak="0">
    <w:nsid w:val="2097751E"/>
    <w:multiLevelType w:val="hybridMultilevel"/>
    <w:tmpl w:val="856E7620"/>
    <w:lvl w:ilvl="0" w:tplc="40EE6AC2">
      <w:start w:val="1"/>
      <w:numFmt w:val="bullet"/>
      <w:lvlText w:val="•"/>
      <w:lvlJc w:val="left"/>
      <w:pPr>
        <w:ind w:left="720" w:hanging="360"/>
      </w:pPr>
    </w:lvl>
    <w:lvl w:ilvl="1" w:tplc="02F83280">
      <w:start w:val="1"/>
      <w:numFmt w:val="bullet"/>
      <w:lvlText w:val="▪"/>
      <w:lvlJc w:val="left"/>
      <w:pPr>
        <w:ind w:left="1440" w:hanging="360"/>
      </w:pPr>
    </w:lvl>
    <w:lvl w:ilvl="2" w:tplc="9E78F28E">
      <w:numFmt w:val="decimal"/>
      <w:lvlText w:val=""/>
      <w:lvlJc w:val="left"/>
      <w:pPr>
        <w:ind w:left="0" w:firstLine="0"/>
      </w:pPr>
    </w:lvl>
    <w:lvl w:ilvl="3" w:tplc="C6FC6A88">
      <w:numFmt w:val="decimal"/>
      <w:lvlText w:val=""/>
      <w:lvlJc w:val="left"/>
      <w:pPr>
        <w:ind w:left="0" w:firstLine="0"/>
      </w:pPr>
    </w:lvl>
    <w:lvl w:ilvl="4" w:tplc="8146EAFA">
      <w:numFmt w:val="decimal"/>
      <w:lvlText w:val=""/>
      <w:lvlJc w:val="left"/>
      <w:pPr>
        <w:ind w:left="0" w:firstLine="0"/>
      </w:pPr>
    </w:lvl>
    <w:lvl w:ilvl="5" w:tplc="FE3258C2">
      <w:numFmt w:val="decimal"/>
      <w:lvlText w:val=""/>
      <w:lvlJc w:val="left"/>
      <w:pPr>
        <w:ind w:left="0" w:firstLine="0"/>
      </w:pPr>
    </w:lvl>
    <w:lvl w:ilvl="6" w:tplc="7556C1B0">
      <w:numFmt w:val="decimal"/>
      <w:lvlText w:val=""/>
      <w:lvlJc w:val="left"/>
      <w:pPr>
        <w:ind w:left="0" w:firstLine="0"/>
      </w:pPr>
    </w:lvl>
    <w:lvl w:ilvl="7" w:tplc="2C5AF390">
      <w:numFmt w:val="decimal"/>
      <w:lvlText w:val=""/>
      <w:lvlJc w:val="left"/>
      <w:pPr>
        <w:ind w:left="0" w:firstLine="0"/>
      </w:pPr>
    </w:lvl>
    <w:lvl w:ilvl="8" w:tplc="62C8EB04">
      <w:numFmt w:val="decimal"/>
      <w:lvlText w:val=""/>
      <w:lvlJc w:val="left"/>
      <w:pPr>
        <w:ind w:left="0" w:firstLine="0"/>
      </w:pPr>
    </w:lvl>
  </w:abstractNum>
  <w:abstractNum w:abstractNumId="11" w15:restartNumberingAfterBreak="0">
    <w:nsid w:val="238B3479"/>
    <w:multiLevelType w:val="hybridMultilevel"/>
    <w:tmpl w:val="A8B007E6"/>
    <w:lvl w:ilvl="0" w:tplc="3E7EB0AA">
      <w:start w:val="1"/>
      <w:numFmt w:val="bullet"/>
      <w:lvlText w:val="•"/>
      <w:lvlJc w:val="left"/>
      <w:pPr>
        <w:ind w:left="720" w:hanging="360"/>
      </w:pPr>
    </w:lvl>
    <w:lvl w:ilvl="1" w:tplc="12ACC0FC">
      <w:start w:val="1"/>
      <w:numFmt w:val="bullet"/>
      <w:lvlText w:val="▪"/>
      <w:lvlJc w:val="left"/>
      <w:pPr>
        <w:ind w:left="1440" w:hanging="360"/>
      </w:pPr>
    </w:lvl>
    <w:lvl w:ilvl="2" w:tplc="28A6DBD6">
      <w:numFmt w:val="decimal"/>
      <w:lvlText w:val=""/>
      <w:lvlJc w:val="left"/>
    </w:lvl>
    <w:lvl w:ilvl="3" w:tplc="435A506E">
      <w:numFmt w:val="decimal"/>
      <w:lvlText w:val=""/>
      <w:lvlJc w:val="left"/>
    </w:lvl>
    <w:lvl w:ilvl="4" w:tplc="EC40D178">
      <w:numFmt w:val="decimal"/>
      <w:lvlText w:val=""/>
      <w:lvlJc w:val="left"/>
    </w:lvl>
    <w:lvl w:ilvl="5" w:tplc="7DE2A816">
      <w:numFmt w:val="decimal"/>
      <w:lvlText w:val=""/>
      <w:lvlJc w:val="left"/>
    </w:lvl>
    <w:lvl w:ilvl="6" w:tplc="F3489E32">
      <w:numFmt w:val="decimal"/>
      <w:lvlText w:val=""/>
      <w:lvlJc w:val="left"/>
    </w:lvl>
    <w:lvl w:ilvl="7" w:tplc="5BF2CCE8">
      <w:numFmt w:val="decimal"/>
      <w:lvlText w:val=""/>
      <w:lvlJc w:val="left"/>
    </w:lvl>
    <w:lvl w:ilvl="8" w:tplc="6E10D45A">
      <w:numFmt w:val="decimal"/>
      <w:lvlText w:val=""/>
      <w:lvlJc w:val="left"/>
    </w:lvl>
  </w:abstractNum>
  <w:abstractNum w:abstractNumId="12" w15:restartNumberingAfterBreak="0">
    <w:nsid w:val="2650753F"/>
    <w:multiLevelType w:val="hybridMultilevel"/>
    <w:tmpl w:val="90767D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F9E76C8"/>
    <w:multiLevelType w:val="hybridMultilevel"/>
    <w:tmpl w:val="5C965D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2495FBD"/>
    <w:multiLevelType w:val="hybridMultilevel"/>
    <w:tmpl w:val="20A2461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44B709C"/>
    <w:multiLevelType w:val="hybridMultilevel"/>
    <w:tmpl w:val="D200EF74"/>
    <w:lvl w:ilvl="0" w:tplc="EB526E60">
      <w:start w:val="1"/>
      <w:numFmt w:val="bullet"/>
      <w:lvlText w:val="•"/>
      <w:lvlJc w:val="left"/>
      <w:pPr>
        <w:ind w:left="720" w:hanging="360"/>
      </w:pPr>
    </w:lvl>
    <w:lvl w:ilvl="1" w:tplc="CBCCDCBC">
      <w:numFmt w:val="decimal"/>
      <w:lvlText w:val=""/>
      <w:lvlJc w:val="left"/>
      <w:pPr>
        <w:ind w:left="0" w:firstLine="0"/>
      </w:pPr>
    </w:lvl>
    <w:lvl w:ilvl="2" w:tplc="D9A8B582">
      <w:numFmt w:val="decimal"/>
      <w:lvlText w:val=""/>
      <w:lvlJc w:val="left"/>
      <w:pPr>
        <w:ind w:left="0" w:firstLine="0"/>
      </w:pPr>
    </w:lvl>
    <w:lvl w:ilvl="3" w:tplc="F2EA8CFC">
      <w:numFmt w:val="decimal"/>
      <w:lvlText w:val=""/>
      <w:lvlJc w:val="left"/>
      <w:pPr>
        <w:ind w:left="0" w:firstLine="0"/>
      </w:pPr>
    </w:lvl>
    <w:lvl w:ilvl="4" w:tplc="2D0A270E">
      <w:numFmt w:val="decimal"/>
      <w:lvlText w:val=""/>
      <w:lvlJc w:val="left"/>
      <w:pPr>
        <w:ind w:left="0" w:firstLine="0"/>
      </w:pPr>
    </w:lvl>
    <w:lvl w:ilvl="5" w:tplc="A6D81906">
      <w:numFmt w:val="decimal"/>
      <w:lvlText w:val=""/>
      <w:lvlJc w:val="left"/>
      <w:pPr>
        <w:ind w:left="0" w:firstLine="0"/>
      </w:pPr>
    </w:lvl>
    <w:lvl w:ilvl="6" w:tplc="72628FD4">
      <w:numFmt w:val="decimal"/>
      <w:lvlText w:val=""/>
      <w:lvlJc w:val="left"/>
      <w:pPr>
        <w:ind w:left="0" w:firstLine="0"/>
      </w:pPr>
    </w:lvl>
    <w:lvl w:ilvl="7" w:tplc="5D749BD4">
      <w:numFmt w:val="decimal"/>
      <w:lvlText w:val=""/>
      <w:lvlJc w:val="left"/>
      <w:pPr>
        <w:ind w:left="0" w:firstLine="0"/>
      </w:pPr>
    </w:lvl>
    <w:lvl w:ilvl="8" w:tplc="8E0E42D4">
      <w:numFmt w:val="decimal"/>
      <w:lvlText w:val=""/>
      <w:lvlJc w:val="left"/>
      <w:pPr>
        <w:ind w:left="0" w:firstLine="0"/>
      </w:pPr>
    </w:lvl>
  </w:abstractNum>
  <w:abstractNum w:abstractNumId="16" w15:restartNumberingAfterBreak="0">
    <w:nsid w:val="35B52F2D"/>
    <w:multiLevelType w:val="hybridMultilevel"/>
    <w:tmpl w:val="1C16CD86"/>
    <w:lvl w:ilvl="0" w:tplc="0972DC94">
      <w:start w:val="1"/>
      <w:numFmt w:val="bullet"/>
      <w:lvlText w:val="•"/>
      <w:lvlJc w:val="left"/>
      <w:pPr>
        <w:ind w:left="720" w:hanging="360"/>
      </w:pPr>
    </w:lvl>
    <w:lvl w:ilvl="1" w:tplc="98DCB6FC">
      <w:numFmt w:val="decimal"/>
      <w:lvlText w:val=""/>
      <w:lvlJc w:val="left"/>
      <w:pPr>
        <w:ind w:left="0" w:firstLine="0"/>
      </w:pPr>
    </w:lvl>
    <w:lvl w:ilvl="2" w:tplc="7CBA62D8">
      <w:numFmt w:val="decimal"/>
      <w:lvlText w:val=""/>
      <w:lvlJc w:val="left"/>
      <w:pPr>
        <w:ind w:left="0" w:firstLine="0"/>
      </w:pPr>
    </w:lvl>
    <w:lvl w:ilvl="3" w:tplc="6F58EB24">
      <w:numFmt w:val="decimal"/>
      <w:lvlText w:val=""/>
      <w:lvlJc w:val="left"/>
      <w:pPr>
        <w:ind w:left="0" w:firstLine="0"/>
      </w:pPr>
    </w:lvl>
    <w:lvl w:ilvl="4" w:tplc="778CD67C">
      <w:numFmt w:val="decimal"/>
      <w:lvlText w:val=""/>
      <w:lvlJc w:val="left"/>
      <w:pPr>
        <w:ind w:left="0" w:firstLine="0"/>
      </w:pPr>
    </w:lvl>
    <w:lvl w:ilvl="5" w:tplc="EC82DB24">
      <w:numFmt w:val="decimal"/>
      <w:lvlText w:val=""/>
      <w:lvlJc w:val="left"/>
      <w:pPr>
        <w:ind w:left="0" w:firstLine="0"/>
      </w:pPr>
    </w:lvl>
    <w:lvl w:ilvl="6" w:tplc="A1D4B7E4">
      <w:numFmt w:val="decimal"/>
      <w:lvlText w:val=""/>
      <w:lvlJc w:val="left"/>
      <w:pPr>
        <w:ind w:left="0" w:firstLine="0"/>
      </w:pPr>
    </w:lvl>
    <w:lvl w:ilvl="7" w:tplc="539E6078">
      <w:numFmt w:val="decimal"/>
      <w:lvlText w:val=""/>
      <w:lvlJc w:val="left"/>
      <w:pPr>
        <w:ind w:left="0" w:firstLine="0"/>
      </w:pPr>
    </w:lvl>
    <w:lvl w:ilvl="8" w:tplc="3C529C8E">
      <w:numFmt w:val="decimal"/>
      <w:lvlText w:val=""/>
      <w:lvlJc w:val="left"/>
      <w:pPr>
        <w:ind w:left="0" w:firstLine="0"/>
      </w:pPr>
    </w:lvl>
  </w:abstractNum>
  <w:abstractNum w:abstractNumId="17" w15:restartNumberingAfterBreak="0">
    <w:nsid w:val="391D53A6"/>
    <w:multiLevelType w:val="hybridMultilevel"/>
    <w:tmpl w:val="802226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D187DDD"/>
    <w:multiLevelType w:val="hybridMultilevel"/>
    <w:tmpl w:val="CF3003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0676936"/>
    <w:multiLevelType w:val="multilevel"/>
    <w:tmpl w:val="043E0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593B97"/>
    <w:multiLevelType w:val="hybridMultilevel"/>
    <w:tmpl w:val="84B69E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E4330B5"/>
    <w:multiLevelType w:val="hybridMultilevel"/>
    <w:tmpl w:val="B7CC80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2723768"/>
    <w:multiLevelType w:val="hybridMultilevel"/>
    <w:tmpl w:val="900819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40B64D9"/>
    <w:multiLevelType w:val="hybridMultilevel"/>
    <w:tmpl w:val="66D43370"/>
    <w:lvl w:ilvl="0" w:tplc="9E908D88">
      <w:start w:val="1"/>
      <w:numFmt w:val="bullet"/>
      <w:lvlText w:val="•"/>
      <w:lvlJc w:val="left"/>
      <w:pPr>
        <w:ind w:left="720" w:hanging="360"/>
      </w:pPr>
    </w:lvl>
    <w:lvl w:ilvl="1" w:tplc="3AE8428E">
      <w:start w:val="1"/>
      <w:numFmt w:val="bullet"/>
      <w:lvlText w:val="▪"/>
      <w:lvlJc w:val="left"/>
      <w:pPr>
        <w:ind w:left="1440" w:hanging="360"/>
      </w:pPr>
    </w:lvl>
    <w:lvl w:ilvl="2" w:tplc="B620953A">
      <w:numFmt w:val="decimal"/>
      <w:lvlText w:val=""/>
      <w:lvlJc w:val="left"/>
      <w:pPr>
        <w:ind w:left="0" w:firstLine="0"/>
      </w:pPr>
    </w:lvl>
    <w:lvl w:ilvl="3" w:tplc="6D0E0E76">
      <w:numFmt w:val="decimal"/>
      <w:lvlText w:val=""/>
      <w:lvlJc w:val="left"/>
      <w:pPr>
        <w:ind w:left="0" w:firstLine="0"/>
      </w:pPr>
    </w:lvl>
    <w:lvl w:ilvl="4" w:tplc="0C2E994C">
      <w:numFmt w:val="decimal"/>
      <w:lvlText w:val=""/>
      <w:lvlJc w:val="left"/>
      <w:pPr>
        <w:ind w:left="0" w:firstLine="0"/>
      </w:pPr>
    </w:lvl>
    <w:lvl w:ilvl="5" w:tplc="9F6ECDF4">
      <w:numFmt w:val="decimal"/>
      <w:lvlText w:val=""/>
      <w:lvlJc w:val="left"/>
      <w:pPr>
        <w:ind w:left="0" w:firstLine="0"/>
      </w:pPr>
    </w:lvl>
    <w:lvl w:ilvl="6" w:tplc="C25CFA00">
      <w:numFmt w:val="decimal"/>
      <w:lvlText w:val=""/>
      <w:lvlJc w:val="left"/>
      <w:pPr>
        <w:ind w:left="0" w:firstLine="0"/>
      </w:pPr>
    </w:lvl>
    <w:lvl w:ilvl="7" w:tplc="6C5EADC8">
      <w:numFmt w:val="decimal"/>
      <w:lvlText w:val=""/>
      <w:lvlJc w:val="left"/>
      <w:pPr>
        <w:ind w:left="0" w:firstLine="0"/>
      </w:pPr>
    </w:lvl>
    <w:lvl w:ilvl="8" w:tplc="821CE988">
      <w:numFmt w:val="decimal"/>
      <w:lvlText w:val=""/>
      <w:lvlJc w:val="left"/>
      <w:pPr>
        <w:ind w:left="0" w:firstLine="0"/>
      </w:pPr>
    </w:lvl>
  </w:abstractNum>
  <w:abstractNum w:abstractNumId="24" w15:restartNumberingAfterBreak="0">
    <w:nsid w:val="555E3E54"/>
    <w:multiLevelType w:val="multilevel"/>
    <w:tmpl w:val="C99E2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969584A"/>
    <w:multiLevelType w:val="hybridMultilevel"/>
    <w:tmpl w:val="92601008"/>
    <w:lvl w:ilvl="0" w:tplc="538EE5A8">
      <w:start w:val="1"/>
      <w:numFmt w:val="bullet"/>
      <w:lvlText w:val="•"/>
      <w:lvlJc w:val="left"/>
      <w:pPr>
        <w:ind w:left="720" w:hanging="360"/>
      </w:pPr>
    </w:lvl>
    <w:lvl w:ilvl="1" w:tplc="219CD162">
      <w:start w:val="1"/>
      <w:numFmt w:val="bullet"/>
      <w:lvlText w:val="▪"/>
      <w:lvlJc w:val="left"/>
      <w:pPr>
        <w:ind w:left="1440" w:hanging="360"/>
      </w:pPr>
    </w:lvl>
    <w:lvl w:ilvl="2" w:tplc="49D0455A">
      <w:numFmt w:val="decimal"/>
      <w:lvlText w:val=""/>
      <w:lvlJc w:val="left"/>
      <w:pPr>
        <w:ind w:left="0" w:firstLine="0"/>
      </w:pPr>
    </w:lvl>
    <w:lvl w:ilvl="3" w:tplc="16E4A64C">
      <w:numFmt w:val="decimal"/>
      <w:lvlText w:val=""/>
      <w:lvlJc w:val="left"/>
      <w:pPr>
        <w:ind w:left="0" w:firstLine="0"/>
      </w:pPr>
    </w:lvl>
    <w:lvl w:ilvl="4" w:tplc="437A0204">
      <w:numFmt w:val="decimal"/>
      <w:lvlText w:val=""/>
      <w:lvlJc w:val="left"/>
      <w:pPr>
        <w:ind w:left="0" w:firstLine="0"/>
      </w:pPr>
    </w:lvl>
    <w:lvl w:ilvl="5" w:tplc="BEC4F62C">
      <w:numFmt w:val="decimal"/>
      <w:lvlText w:val=""/>
      <w:lvlJc w:val="left"/>
      <w:pPr>
        <w:ind w:left="0" w:firstLine="0"/>
      </w:pPr>
    </w:lvl>
    <w:lvl w:ilvl="6" w:tplc="8758C1DC">
      <w:numFmt w:val="decimal"/>
      <w:lvlText w:val=""/>
      <w:lvlJc w:val="left"/>
      <w:pPr>
        <w:ind w:left="0" w:firstLine="0"/>
      </w:pPr>
    </w:lvl>
    <w:lvl w:ilvl="7" w:tplc="B9D484B4">
      <w:numFmt w:val="decimal"/>
      <w:lvlText w:val=""/>
      <w:lvlJc w:val="left"/>
      <w:pPr>
        <w:ind w:left="0" w:firstLine="0"/>
      </w:pPr>
    </w:lvl>
    <w:lvl w:ilvl="8" w:tplc="738AE1C2">
      <w:numFmt w:val="decimal"/>
      <w:lvlText w:val=""/>
      <w:lvlJc w:val="left"/>
      <w:pPr>
        <w:ind w:left="0" w:firstLine="0"/>
      </w:pPr>
    </w:lvl>
  </w:abstractNum>
  <w:abstractNum w:abstractNumId="26" w15:restartNumberingAfterBreak="0">
    <w:nsid w:val="5FAB6306"/>
    <w:multiLevelType w:val="hybridMultilevel"/>
    <w:tmpl w:val="644AE9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99F52DE"/>
    <w:multiLevelType w:val="multilevel"/>
    <w:tmpl w:val="98B03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61445D"/>
    <w:multiLevelType w:val="hybridMultilevel"/>
    <w:tmpl w:val="5596E8EC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F238F286">
      <w:start w:val="1"/>
      <w:numFmt w:val="bullet"/>
      <w:lvlText w:val="▪"/>
      <w:lvlJc w:val="left"/>
      <w:pPr>
        <w:ind w:left="1800" w:hanging="360"/>
      </w:pPr>
    </w:lvl>
    <w:lvl w:ilvl="2" w:tplc="A8CE655A">
      <w:numFmt w:val="decimal"/>
      <w:lvlText w:val=""/>
      <w:lvlJc w:val="left"/>
    </w:lvl>
    <w:lvl w:ilvl="3" w:tplc="AECC452E">
      <w:numFmt w:val="decimal"/>
      <w:lvlText w:val=""/>
      <w:lvlJc w:val="left"/>
    </w:lvl>
    <w:lvl w:ilvl="4" w:tplc="459CFB78">
      <w:numFmt w:val="decimal"/>
      <w:lvlText w:val=""/>
      <w:lvlJc w:val="left"/>
    </w:lvl>
    <w:lvl w:ilvl="5" w:tplc="B680C368">
      <w:numFmt w:val="decimal"/>
      <w:lvlText w:val=""/>
      <w:lvlJc w:val="left"/>
    </w:lvl>
    <w:lvl w:ilvl="6" w:tplc="E9B8D86E">
      <w:numFmt w:val="decimal"/>
      <w:lvlText w:val=""/>
      <w:lvlJc w:val="left"/>
    </w:lvl>
    <w:lvl w:ilvl="7" w:tplc="AFC251AC">
      <w:numFmt w:val="decimal"/>
      <w:lvlText w:val=""/>
      <w:lvlJc w:val="left"/>
    </w:lvl>
    <w:lvl w:ilvl="8" w:tplc="A30473EC">
      <w:numFmt w:val="decimal"/>
      <w:lvlText w:val=""/>
      <w:lvlJc w:val="left"/>
    </w:lvl>
  </w:abstractNum>
  <w:abstractNum w:abstractNumId="29" w15:restartNumberingAfterBreak="0">
    <w:nsid w:val="739E5170"/>
    <w:multiLevelType w:val="hybridMultilevel"/>
    <w:tmpl w:val="48C03E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4F0682B"/>
    <w:multiLevelType w:val="hybridMultilevel"/>
    <w:tmpl w:val="F57084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6875845"/>
    <w:multiLevelType w:val="hybridMultilevel"/>
    <w:tmpl w:val="0CBAAD12"/>
    <w:lvl w:ilvl="0" w:tplc="3CBA1968">
      <w:start w:val="1"/>
      <w:numFmt w:val="bullet"/>
      <w:lvlText w:val="•"/>
      <w:lvlJc w:val="left"/>
      <w:pPr>
        <w:ind w:left="720" w:hanging="360"/>
      </w:pPr>
    </w:lvl>
    <w:lvl w:ilvl="1" w:tplc="31A62A04">
      <w:start w:val="1"/>
      <w:numFmt w:val="bullet"/>
      <w:lvlText w:val="▪"/>
      <w:lvlJc w:val="left"/>
      <w:pPr>
        <w:ind w:left="1440" w:hanging="360"/>
      </w:pPr>
    </w:lvl>
    <w:lvl w:ilvl="2" w:tplc="1FBCE860">
      <w:numFmt w:val="decimal"/>
      <w:lvlText w:val=""/>
      <w:lvlJc w:val="left"/>
      <w:pPr>
        <w:ind w:left="0" w:firstLine="0"/>
      </w:pPr>
    </w:lvl>
    <w:lvl w:ilvl="3" w:tplc="6172B99C">
      <w:numFmt w:val="decimal"/>
      <w:lvlText w:val=""/>
      <w:lvlJc w:val="left"/>
      <w:pPr>
        <w:ind w:left="0" w:firstLine="0"/>
      </w:pPr>
    </w:lvl>
    <w:lvl w:ilvl="4" w:tplc="2B08468E">
      <w:numFmt w:val="decimal"/>
      <w:lvlText w:val=""/>
      <w:lvlJc w:val="left"/>
      <w:pPr>
        <w:ind w:left="0" w:firstLine="0"/>
      </w:pPr>
    </w:lvl>
    <w:lvl w:ilvl="5" w:tplc="4D1C7C56">
      <w:numFmt w:val="decimal"/>
      <w:lvlText w:val=""/>
      <w:lvlJc w:val="left"/>
      <w:pPr>
        <w:ind w:left="0" w:firstLine="0"/>
      </w:pPr>
    </w:lvl>
    <w:lvl w:ilvl="6" w:tplc="5C627A20">
      <w:numFmt w:val="decimal"/>
      <w:lvlText w:val=""/>
      <w:lvlJc w:val="left"/>
      <w:pPr>
        <w:ind w:left="0" w:firstLine="0"/>
      </w:pPr>
    </w:lvl>
    <w:lvl w:ilvl="7" w:tplc="88C68CC0">
      <w:numFmt w:val="decimal"/>
      <w:lvlText w:val=""/>
      <w:lvlJc w:val="left"/>
      <w:pPr>
        <w:ind w:left="0" w:firstLine="0"/>
      </w:pPr>
    </w:lvl>
    <w:lvl w:ilvl="8" w:tplc="22F0A7CA">
      <w:numFmt w:val="decimal"/>
      <w:lvlText w:val=""/>
      <w:lvlJc w:val="left"/>
      <w:pPr>
        <w:ind w:left="0" w:firstLine="0"/>
      </w:pPr>
    </w:lvl>
  </w:abstractNum>
  <w:abstractNum w:abstractNumId="32" w15:restartNumberingAfterBreak="0">
    <w:nsid w:val="7F8441F0"/>
    <w:multiLevelType w:val="hybridMultilevel"/>
    <w:tmpl w:val="AF98EDAC"/>
    <w:lvl w:ilvl="0" w:tplc="6290B7E4">
      <w:start w:val="1"/>
      <w:numFmt w:val="bullet"/>
      <w:lvlText w:val="•"/>
      <w:lvlJc w:val="left"/>
      <w:pPr>
        <w:ind w:left="720" w:hanging="360"/>
      </w:pPr>
    </w:lvl>
    <w:lvl w:ilvl="1" w:tplc="15BAF43E">
      <w:start w:val="1"/>
      <w:numFmt w:val="bullet"/>
      <w:lvlText w:val="▪"/>
      <w:lvlJc w:val="left"/>
      <w:pPr>
        <w:ind w:left="1440" w:hanging="360"/>
      </w:pPr>
    </w:lvl>
    <w:lvl w:ilvl="2" w:tplc="A638655E">
      <w:numFmt w:val="decimal"/>
      <w:lvlText w:val=""/>
      <w:lvlJc w:val="left"/>
      <w:pPr>
        <w:ind w:left="0" w:firstLine="0"/>
      </w:pPr>
    </w:lvl>
    <w:lvl w:ilvl="3" w:tplc="5302F7F6">
      <w:numFmt w:val="decimal"/>
      <w:lvlText w:val=""/>
      <w:lvlJc w:val="left"/>
      <w:pPr>
        <w:ind w:left="0" w:firstLine="0"/>
      </w:pPr>
    </w:lvl>
    <w:lvl w:ilvl="4" w:tplc="2CCCEF4C">
      <w:numFmt w:val="decimal"/>
      <w:lvlText w:val=""/>
      <w:lvlJc w:val="left"/>
      <w:pPr>
        <w:ind w:left="0" w:firstLine="0"/>
      </w:pPr>
    </w:lvl>
    <w:lvl w:ilvl="5" w:tplc="D45C49E0">
      <w:numFmt w:val="decimal"/>
      <w:lvlText w:val=""/>
      <w:lvlJc w:val="left"/>
      <w:pPr>
        <w:ind w:left="0" w:firstLine="0"/>
      </w:pPr>
    </w:lvl>
    <w:lvl w:ilvl="6" w:tplc="6950C1BE">
      <w:numFmt w:val="decimal"/>
      <w:lvlText w:val=""/>
      <w:lvlJc w:val="left"/>
      <w:pPr>
        <w:ind w:left="0" w:firstLine="0"/>
      </w:pPr>
    </w:lvl>
    <w:lvl w:ilvl="7" w:tplc="2944589C">
      <w:numFmt w:val="decimal"/>
      <w:lvlText w:val=""/>
      <w:lvlJc w:val="left"/>
      <w:pPr>
        <w:ind w:left="0" w:firstLine="0"/>
      </w:pPr>
    </w:lvl>
    <w:lvl w:ilvl="8" w:tplc="AC32A6C2">
      <w:numFmt w:val="decimal"/>
      <w:lvlText w:val=""/>
      <w:lvlJc w:val="left"/>
      <w:pPr>
        <w:ind w:left="0" w:firstLine="0"/>
      </w:pPr>
    </w:lvl>
  </w:abstractNum>
  <w:num w:numId="1">
    <w:abstractNumId w:val="26"/>
  </w:num>
  <w:num w:numId="2">
    <w:abstractNumId w:val="18"/>
  </w:num>
  <w:num w:numId="3">
    <w:abstractNumId w:val="1"/>
  </w:num>
  <w:num w:numId="4">
    <w:abstractNumId w:val="9"/>
  </w:num>
  <w:num w:numId="5">
    <w:abstractNumId w:val="29"/>
  </w:num>
  <w:num w:numId="6">
    <w:abstractNumId w:val="7"/>
  </w:num>
  <w:num w:numId="7">
    <w:abstractNumId w:val="17"/>
  </w:num>
  <w:num w:numId="8">
    <w:abstractNumId w:val="2"/>
  </w:num>
  <w:num w:numId="9">
    <w:abstractNumId w:val="13"/>
  </w:num>
  <w:num w:numId="10">
    <w:abstractNumId w:val="14"/>
  </w:num>
  <w:num w:numId="11">
    <w:abstractNumId w:val="12"/>
  </w:num>
  <w:num w:numId="12">
    <w:abstractNumId w:val="24"/>
  </w:num>
  <w:num w:numId="13">
    <w:abstractNumId w:val="19"/>
  </w:num>
  <w:num w:numId="14">
    <w:abstractNumId w:val="15"/>
  </w:num>
  <w:num w:numId="15">
    <w:abstractNumId w:val="16"/>
  </w:num>
  <w:num w:numId="16">
    <w:abstractNumId w:val="3"/>
  </w:num>
  <w:num w:numId="17">
    <w:abstractNumId w:val="11"/>
    <w:lvlOverride w:ilvl="0">
      <w:startOverride w:val="1"/>
    </w:lvlOverride>
  </w:num>
  <w:num w:numId="18">
    <w:abstractNumId w:val="27"/>
  </w:num>
  <w:num w:numId="19">
    <w:abstractNumId w:val="20"/>
  </w:num>
  <w:num w:numId="20">
    <w:abstractNumId w:val="22"/>
  </w:num>
  <w:num w:numId="21">
    <w:abstractNumId w:val="0"/>
  </w:num>
  <w:num w:numId="22">
    <w:abstractNumId w:val="21"/>
  </w:num>
  <w:num w:numId="23">
    <w:abstractNumId w:val="31"/>
  </w:num>
  <w:num w:numId="24">
    <w:abstractNumId w:val="4"/>
  </w:num>
  <w:num w:numId="25">
    <w:abstractNumId w:val="6"/>
  </w:num>
  <w:num w:numId="26">
    <w:abstractNumId w:val="32"/>
  </w:num>
  <w:num w:numId="27">
    <w:abstractNumId w:val="5"/>
    <w:lvlOverride w:ilvl="0">
      <w:startOverride w:val="1"/>
    </w:lvlOverride>
  </w:num>
  <w:num w:numId="28">
    <w:abstractNumId w:val="10"/>
  </w:num>
  <w:num w:numId="29">
    <w:abstractNumId w:val="23"/>
  </w:num>
  <w:num w:numId="30">
    <w:abstractNumId w:val="25"/>
  </w:num>
  <w:num w:numId="31">
    <w:abstractNumId w:val="8"/>
  </w:num>
  <w:num w:numId="32">
    <w:abstractNumId w:val="28"/>
  </w:num>
  <w:num w:numId="33">
    <w:abstractNumId w:val="28"/>
  </w:num>
  <w:num w:numId="34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396C"/>
    <w:rsid w:val="00000122"/>
    <w:rsid w:val="00001366"/>
    <w:rsid w:val="00001D4D"/>
    <w:rsid w:val="00002689"/>
    <w:rsid w:val="00002CA5"/>
    <w:rsid w:val="00005260"/>
    <w:rsid w:val="00005A8D"/>
    <w:rsid w:val="00010140"/>
    <w:rsid w:val="00013C44"/>
    <w:rsid w:val="000142C0"/>
    <w:rsid w:val="00023176"/>
    <w:rsid w:val="000317CC"/>
    <w:rsid w:val="00032DDF"/>
    <w:rsid w:val="000346C1"/>
    <w:rsid w:val="00036477"/>
    <w:rsid w:val="000421FA"/>
    <w:rsid w:val="0004403C"/>
    <w:rsid w:val="00044AF6"/>
    <w:rsid w:val="00050480"/>
    <w:rsid w:val="000546AD"/>
    <w:rsid w:val="000566E1"/>
    <w:rsid w:val="00060D40"/>
    <w:rsid w:val="00067059"/>
    <w:rsid w:val="00067424"/>
    <w:rsid w:val="00071CF6"/>
    <w:rsid w:val="00071E89"/>
    <w:rsid w:val="00073480"/>
    <w:rsid w:val="000735FA"/>
    <w:rsid w:val="00073EE4"/>
    <w:rsid w:val="000806D3"/>
    <w:rsid w:val="00083FA3"/>
    <w:rsid w:val="00086D95"/>
    <w:rsid w:val="00091CD1"/>
    <w:rsid w:val="00092740"/>
    <w:rsid w:val="00092FA4"/>
    <w:rsid w:val="00093A64"/>
    <w:rsid w:val="000974FF"/>
    <w:rsid w:val="000A1971"/>
    <w:rsid w:val="000A3551"/>
    <w:rsid w:val="000A4F2C"/>
    <w:rsid w:val="000A4F72"/>
    <w:rsid w:val="000B05E2"/>
    <w:rsid w:val="000B15FB"/>
    <w:rsid w:val="000B6044"/>
    <w:rsid w:val="000B638D"/>
    <w:rsid w:val="000B6D4F"/>
    <w:rsid w:val="000B73E3"/>
    <w:rsid w:val="000C2E14"/>
    <w:rsid w:val="000C3DA9"/>
    <w:rsid w:val="000C7CF1"/>
    <w:rsid w:val="000D3005"/>
    <w:rsid w:val="000D335B"/>
    <w:rsid w:val="000D3374"/>
    <w:rsid w:val="000D49A8"/>
    <w:rsid w:val="000D6BE8"/>
    <w:rsid w:val="000D717D"/>
    <w:rsid w:val="000E3324"/>
    <w:rsid w:val="000E4236"/>
    <w:rsid w:val="000E4AA6"/>
    <w:rsid w:val="000E5972"/>
    <w:rsid w:val="000F060C"/>
    <w:rsid w:val="000F19A6"/>
    <w:rsid w:val="000F4A7A"/>
    <w:rsid w:val="000F5DD9"/>
    <w:rsid w:val="00102114"/>
    <w:rsid w:val="00103462"/>
    <w:rsid w:val="0010378F"/>
    <w:rsid w:val="001044DA"/>
    <w:rsid w:val="00105D4A"/>
    <w:rsid w:val="00111C16"/>
    <w:rsid w:val="00116600"/>
    <w:rsid w:val="00117EAB"/>
    <w:rsid w:val="0012361C"/>
    <w:rsid w:val="001320BB"/>
    <w:rsid w:val="00133B50"/>
    <w:rsid w:val="0013410B"/>
    <w:rsid w:val="0013454A"/>
    <w:rsid w:val="0013461F"/>
    <w:rsid w:val="00137ECF"/>
    <w:rsid w:val="00147F8D"/>
    <w:rsid w:val="0015272B"/>
    <w:rsid w:val="00152C1E"/>
    <w:rsid w:val="0015381E"/>
    <w:rsid w:val="001549A6"/>
    <w:rsid w:val="00156D32"/>
    <w:rsid w:val="00160B7B"/>
    <w:rsid w:val="001637D1"/>
    <w:rsid w:val="00170E2D"/>
    <w:rsid w:val="0017192A"/>
    <w:rsid w:val="00176841"/>
    <w:rsid w:val="00177BC1"/>
    <w:rsid w:val="00180B6E"/>
    <w:rsid w:val="00181F5D"/>
    <w:rsid w:val="00183A23"/>
    <w:rsid w:val="00187D17"/>
    <w:rsid w:val="00192317"/>
    <w:rsid w:val="001935B8"/>
    <w:rsid w:val="00195712"/>
    <w:rsid w:val="001A04F9"/>
    <w:rsid w:val="001A0B98"/>
    <w:rsid w:val="001A1BA2"/>
    <w:rsid w:val="001A285A"/>
    <w:rsid w:val="001A4F15"/>
    <w:rsid w:val="001A6117"/>
    <w:rsid w:val="001A73A3"/>
    <w:rsid w:val="001A7432"/>
    <w:rsid w:val="001B0EFF"/>
    <w:rsid w:val="001B10F1"/>
    <w:rsid w:val="001B31DF"/>
    <w:rsid w:val="001B46C1"/>
    <w:rsid w:val="001B5213"/>
    <w:rsid w:val="001B551B"/>
    <w:rsid w:val="001B6824"/>
    <w:rsid w:val="001B713A"/>
    <w:rsid w:val="001B7B16"/>
    <w:rsid w:val="001C3EA1"/>
    <w:rsid w:val="001C5D6B"/>
    <w:rsid w:val="001C60F4"/>
    <w:rsid w:val="001C618A"/>
    <w:rsid w:val="001C6FCA"/>
    <w:rsid w:val="001C6FF4"/>
    <w:rsid w:val="001D4D7F"/>
    <w:rsid w:val="001D64FA"/>
    <w:rsid w:val="001D6F87"/>
    <w:rsid w:val="001D7006"/>
    <w:rsid w:val="001E11F6"/>
    <w:rsid w:val="001E3098"/>
    <w:rsid w:val="001E46AB"/>
    <w:rsid w:val="001E57D6"/>
    <w:rsid w:val="001E733F"/>
    <w:rsid w:val="001E751A"/>
    <w:rsid w:val="001F3B40"/>
    <w:rsid w:val="001F5585"/>
    <w:rsid w:val="001F7E62"/>
    <w:rsid w:val="00202FC7"/>
    <w:rsid w:val="002034DD"/>
    <w:rsid w:val="002042E4"/>
    <w:rsid w:val="00204323"/>
    <w:rsid w:val="00204710"/>
    <w:rsid w:val="00213D30"/>
    <w:rsid w:val="00217C77"/>
    <w:rsid w:val="002344C6"/>
    <w:rsid w:val="00242216"/>
    <w:rsid w:val="0024232E"/>
    <w:rsid w:val="002448E8"/>
    <w:rsid w:val="00246D35"/>
    <w:rsid w:val="00250553"/>
    <w:rsid w:val="00250B57"/>
    <w:rsid w:val="0025372D"/>
    <w:rsid w:val="002551F4"/>
    <w:rsid w:val="002567D8"/>
    <w:rsid w:val="00261CB5"/>
    <w:rsid w:val="00263832"/>
    <w:rsid w:val="002650A7"/>
    <w:rsid w:val="0026529A"/>
    <w:rsid w:val="00265BBF"/>
    <w:rsid w:val="00266461"/>
    <w:rsid w:val="002709D3"/>
    <w:rsid w:val="00273A23"/>
    <w:rsid w:val="00283F00"/>
    <w:rsid w:val="00284857"/>
    <w:rsid w:val="00285365"/>
    <w:rsid w:val="002878A0"/>
    <w:rsid w:val="002926C8"/>
    <w:rsid w:val="0029315A"/>
    <w:rsid w:val="002949F9"/>
    <w:rsid w:val="00295265"/>
    <w:rsid w:val="00296D2C"/>
    <w:rsid w:val="002A1A9A"/>
    <w:rsid w:val="002A503E"/>
    <w:rsid w:val="002A50B0"/>
    <w:rsid w:val="002A7737"/>
    <w:rsid w:val="002B1BDB"/>
    <w:rsid w:val="002B264E"/>
    <w:rsid w:val="002B6C2B"/>
    <w:rsid w:val="002C263C"/>
    <w:rsid w:val="002C3CEF"/>
    <w:rsid w:val="002C69D4"/>
    <w:rsid w:val="002C71CB"/>
    <w:rsid w:val="002C7E99"/>
    <w:rsid w:val="002E08AC"/>
    <w:rsid w:val="002E35E1"/>
    <w:rsid w:val="002F10D7"/>
    <w:rsid w:val="002F15BA"/>
    <w:rsid w:val="002F79F0"/>
    <w:rsid w:val="00302495"/>
    <w:rsid w:val="003024E7"/>
    <w:rsid w:val="0030506D"/>
    <w:rsid w:val="00306F5B"/>
    <w:rsid w:val="003075FE"/>
    <w:rsid w:val="00316ACE"/>
    <w:rsid w:val="0032694E"/>
    <w:rsid w:val="003307EA"/>
    <w:rsid w:val="00334791"/>
    <w:rsid w:val="00334E6F"/>
    <w:rsid w:val="0033537B"/>
    <w:rsid w:val="00335AAF"/>
    <w:rsid w:val="00336F2B"/>
    <w:rsid w:val="0033732F"/>
    <w:rsid w:val="00341098"/>
    <w:rsid w:val="00341B04"/>
    <w:rsid w:val="00342433"/>
    <w:rsid w:val="003442AF"/>
    <w:rsid w:val="00347ADF"/>
    <w:rsid w:val="00352D41"/>
    <w:rsid w:val="00353474"/>
    <w:rsid w:val="003553BB"/>
    <w:rsid w:val="00355E5A"/>
    <w:rsid w:val="0035606C"/>
    <w:rsid w:val="003663CE"/>
    <w:rsid w:val="00367219"/>
    <w:rsid w:val="00373D45"/>
    <w:rsid w:val="00374774"/>
    <w:rsid w:val="00384633"/>
    <w:rsid w:val="003860D2"/>
    <w:rsid w:val="003868FD"/>
    <w:rsid w:val="00390C20"/>
    <w:rsid w:val="00391726"/>
    <w:rsid w:val="003A0D23"/>
    <w:rsid w:val="003A39C4"/>
    <w:rsid w:val="003A5966"/>
    <w:rsid w:val="003A6BCE"/>
    <w:rsid w:val="003A79DC"/>
    <w:rsid w:val="003B4EC5"/>
    <w:rsid w:val="003C132F"/>
    <w:rsid w:val="003C1D81"/>
    <w:rsid w:val="003C3B02"/>
    <w:rsid w:val="003D0907"/>
    <w:rsid w:val="003D0A2B"/>
    <w:rsid w:val="003D1A96"/>
    <w:rsid w:val="003D279F"/>
    <w:rsid w:val="003D48D4"/>
    <w:rsid w:val="003D7635"/>
    <w:rsid w:val="003D779C"/>
    <w:rsid w:val="003D7906"/>
    <w:rsid w:val="003D7B13"/>
    <w:rsid w:val="003E022D"/>
    <w:rsid w:val="003E0492"/>
    <w:rsid w:val="003E0811"/>
    <w:rsid w:val="003E67AA"/>
    <w:rsid w:val="003F42D0"/>
    <w:rsid w:val="003F4DAD"/>
    <w:rsid w:val="003F5049"/>
    <w:rsid w:val="003F54AA"/>
    <w:rsid w:val="00400567"/>
    <w:rsid w:val="00401AB5"/>
    <w:rsid w:val="00407380"/>
    <w:rsid w:val="004120F1"/>
    <w:rsid w:val="00412752"/>
    <w:rsid w:val="00420D81"/>
    <w:rsid w:val="0042355C"/>
    <w:rsid w:val="004250AD"/>
    <w:rsid w:val="004272F7"/>
    <w:rsid w:val="004335F3"/>
    <w:rsid w:val="00433785"/>
    <w:rsid w:val="00441048"/>
    <w:rsid w:val="00445410"/>
    <w:rsid w:val="0044627F"/>
    <w:rsid w:val="004466D6"/>
    <w:rsid w:val="00450436"/>
    <w:rsid w:val="00460AD2"/>
    <w:rsid w:val="00461371"/>
    <w:rsid w:val="00463A70"/>
    <w:rsid w:val="00465481"/>
    <w:rsid w:val="00467DEA"/>
    <w:rsid w:val="00470318"/>
    <w:rsid w:val="00470D0C"/>
    <w:rsid w:val="0047332C"/>
    <w:rsid w:val="00473AC9"/>
    <w:rsid w:val="004745E8"/>
    <w:rsid w:val="004803BF"/>
    <w:rsid w:val="004855BB"/>
    <w:rsid w:val="004858D3"/>
    <w:rsid w:val="0049593A"/>
    <w:rsid w:val="00495D94"/>
    <w:rsid w:val="004A608C"/>
    <w:rsid w:val="004A6A5D"/>
    <w:rsid w:val="004B152B"/>
    <w:rsid w:val="004B2F10"/>
    <w:rsid w:val="004B3088"/>
    <w:rsid w:val="004C05A6"/>
    <w:rsid w:val="004C1D98"/>
    <w:rsid w:val="004C6294"/>
    <w:rsid w:val="004C6771"/>
    <w:rsid w:val="004D369B"/>
    <w:rsid w:val="004E03B6"/>
    <w:rsid w:val="004E4FEB"/>
    <w:rsid w:val="004E6C03"/>
    <w:rsid w:val="004F10D0"/>
    <w:rsid w:val="004F37C2"/>
    <w:rsid w:val="004F51F1"/>
    <w:rsid w:val="005022BD"/>
    <w:rsid w:val="0050257A"/>
    <w:rsid w:val="00504026"/>
    <w:rsid w:val="00505B09"/>
    <w:rsid w:val="005142AD"/>
    <w:rsid w:val="00514704"/>
    <w:rsid w:val="00515720"/>
    <w:rsid w:val="00515882"/>
    <w:rsid w:val="00521773"/>
    <w:rsid w:val="005231CB"/>
    <w:rsid w:val="00525389"/>
    <w:rsid w:val="005254FA"/>
    <w:rsid w:val="0052670F"/>
    <w:rsid w:val="0053781F"/>
    <w:rsid w:val="005406B3"/>
    <w:rsid w:val="005433D5"/>
    <w:rsid w:val="00544F97"/>
    <w:rsid w:val="0054622D"/>
    <w:rsid w:val="005464A2"/>
    <w:rsid w:val="00546518"/>
    <w:rsid w:val="00546D54"/>
    <w:rsid w:val="00557066"/>
    <w:rsid w:val="00561A30"/>
    <w:rsid w:val="00566F41"/>
    <w:rsid w:val="005715C0"/>
    <w:rsid w:val="00573563"/>
    <w:rsid w:val="00573EAB"/>
    <w:rsid w:val="00577DFC"/>
    <w:rsid w:val="00581373"/>
    <w:rsid w:val="0058176D"/>
    <w:rsid w:val="00586CA9"/>
    <w:rsid w:val="00587541"/>
    <w:rsid w:val="0059091F"/>
    <w:rsid w:val="00592A86"/>
    <w:rsid w:val="00593C4D"/>
    <w:rsid w:val="0059460A"/>
    <w:rsid w:val="005970D5"/>
    <w:rsid w:val="005A296B"/>
    <w:rsid w:val="005A2E62"/>
    <w:rsid w:val="005A7B35"/>
    <w:rsid w:val="005B108C"/>
    <w:rsid w:val="005B39BB"/>
    <w:rsid w:val="005B4E13"/>
    <w:rsid w:val="005C0211"/>
    <w:rsid w:val="005C7C31"/>
    <w:rsid w:val="005D3E28"/>
    <w:rsid w:val="005D5A45"/>
    <w:rsid w:val="005D7369"/>
    <w:rsid w:val="005D75B3"/>
    <w:rsid w:val="005D7B6B"/>
    <w:rsid w:val="005E1C5F"/>
    <w:rsid w:val="005E2293"/>
    <w:rsid w:val="005E602B"/>
    <w:rsid w:val="005F44DF"/>
    <w:rsid w:val="005F4658"/>
    <w:rsid w:val="005F4681"/>
    <w:rsid w:val="005F4CE5"/>
    <w:rsid w:val="005F5E3D"/>
    <w:rsid w:val="005F7FDD"/>
    <w:rsid w:val="00600795"/>
    <w:rsid w:val="00601032"/>
    <w:rsid w:val="00602D50"/>
    <w:rsid w:val="0060490B"/>
    <w:rsid w:val="00605236"/>
    <w:rsid w:val="00607168"/>
    <w:rsid w:val="006076E4"/>
    <w:rsid w:val="00610FE9"/>
    <w:rsid w:val="00612121"/>
    <w:rsid w:val="00612E6D"/>
    <w:rsid w:val="00622195"/>
    <w:rsid w:val="00625BA3"/>
    <w:rsid w:val="0063028E"/>
    <w:rsid w:val="006303D5"/>
    <w:rsid w:val="00633B9F"/>
    <w:rsid w:val="00641606"/>
    <w:rsid w:val="006428F4"/>
    <w:rsid w:val="0064345E"/>
    <w:rsid w:val="006516EA"/>
    <w:rsid w:val="006529DC"/>
    <w:rsid w:val="00656D38"/>
    <w:rsid w:val="0065701D"/>
    <w:rsid w:val="006618E3"/>
    <w:rsid w:val="0066474B"/>
    <w:rsid w:val="00667330"/>
    <w:rsid w:val="00667E7E"/>
    <w:rsid w:val="00670834"/>
    <w:rsid w:val="00672D70"/>
    <w:rsid w:val="00676989"/>
    <w:rsid w:val="006942B0"/>
    <w:rsid w:val="006A2BEF"/>
    <w:rsid w:val="006A452C"/>
    <w:rsid w:val="006A485F"/>
    <w:rsid w:val="006A4A8A"/>
    <w:rsid w:val="006A5FDE"/>
    <w:rsid w:val="006A6315"/>
    <w:rsid w:val="006B18C3"/>
    <w:rsid w:val="006B3666"/>
    <w:rsid w:val="006C0022"/>
    <w:rsid w:val="006C1882"/>
    <w:rsid w:val="006C2AAC"/>
    <w:rsid w:val="006C6920"/>
    <w:rsid w:val="006C71EF"/>
    <w:rsid w:val="006D0AC9"/>
    <w:rsid w:val="006D28F0"/>
    <w:rsid w:val="006D4C88"/>
    <w:rsid w:val="006D4D3E"/>
    <w:rsid w:val="006E0F31"/>
    <w:rsid w:val="006E32F4"/>
    <w:rsid w:val="006E6603"/>
    <w:rsid w:val="006F049D"/>
    <w:rsid w:val="006F066E"/>
    <w:rsid w:val="006F0D5E"/>
    <w:rsid w:val="006F1048"/>
    <w:rsid w:val="006F2DA1"/>
    <w:rsid w:val="006F38B0"/>
    <w:rsid w:val="006F4580"/>
    <w:rsid w:val="006F5B0B"/>
    <w:rsid w:val="00703430"/>
    <w:rsid w:val="007065C7"/>
    <w:rsid w:val="00710ACD"/>
    <w:rsid w:val="0071270D"/>
    <w:rsid w:val="00712FF6"/>
    <w:rsid w:val="00713998"/>
    <w:rsid w:val="00714A3B"/>
    <w:rsid w:val="00715C39"/>
    <w:rsid w:val="007160D3"/>
    <w:rsid w:val="00720636"/>
    <w:rsid w:val="00721901"/>
    <w:rsid w:val="0072220A"/>
    <w:rsid w:val="00723E89"/>
    <w:rsid w:val="00726CB0"/>
    <w:rsid w:val="00730191"/>
    <w:rsid w:val="00730C42"/>
    <w:rsid w:val="007332C3"/>
    <w:rsid w:val="00740A44"/>
    <w:rsid w:val="00743B91"/>
    <w:rsid w:val="0074776E"/>
    <w:rsid w:val="00750787"/>
    <w:rsid w:val="00753F55"/>
    <w:rsid w:val="007554EC"/>
    <w:rsid w:val="00757C52"/>
    <w:rsid w:val="00761AE7"/>
    <w:rsid w:val="007636BF"/>
    <w:rsid w:val="00764C36"/>
    <w:rsid w:val="007676FC"/>
    <w:rsid w:val="00775679"/>
    <w:rsid w:val="00783264"/>
    <w:rsid w:val="007833D5"/>
    <w:rsid w:val="007923F1"/>
    <w:rsid w:val="00792D5E"/>
    <w:rsid w:val="00793F22"/>
    <w:rsid w:val="00794388"/>
    <w:rsid w:val="00796F00"/>
    <w:rsid w:val="00797CB5"/>
    <w:rsid w:val="007A0AFA"/>
    <w:rsid w:val="007A13AF"/>
    <w:rsid w:val="007A2B6E"/>
    <w:rsid w:val="007A4A57"/>
    <w:rsid w:val="007A6FF8"/>
    <w:rsid w:val="007A7096"/>
    <w:rsid w:val="007A7D91"/>
    <w:rsid w:val="007A7F45"/>
    <w:rsid w:val="007B7497"/>
    <w:rsid w:val="007C14F6"/>
    <w:rsid w:val="007C2DB6"/>
    <w:rsid w:val="007C4286"/>
    <w:rsid w:val="007C76EB"/>
    <w:rsid w:val="007D1814"/>
    <w:rsid w:val="007D1CDF"/>
    <w:rsid w:val="007D5B97"/>
    <w:rsid w:val="007D6535"/>
    <w:rsid w:val="007D6723"/>
    <w:rsid w:val="007E1661"/>
    <w:rsid w:val="007E2322"/>
    <w:rsid w:val="007E2E13"/>
    <w:rsid w:val="007F1778"/>
    <w:rsid w:val="007F3710"/>
    <w:rsid w:val="007F4A6D"/>
    <w:rsid w:val="007F5128"/>
    <w:rsid w:val="007F6570"/>
    <w:rsid w:val="00801F4B"/>
    <w:rsid w:val="00807F65"/>
    <w:rsid w:val="0081263A"/>
    <w:rsid w:val="0081328F"/>
    <w:rsid w:val="00820824"/>
    <w:rsid w:val="00823334"/>
    <w:rsid w:val="00823829"/>
    <w:rsid w:val="008302C4"/>
    <w:rsid w:val="008326F6"/>
    <w:rsid w:val="00832AD7"/>
    <w:rsid w:val="00833101"/>
    <w:rsid w:val="008347E1"/>
    <w:rsid w:val="008349D7"/>
    <w:rsid w:val="00834B4A"/>
    <w:rsid w:val="00842BE6"/>
    <w:rsid w:val="008440A8"/>
    <w:rsid w:val="00850565"/>
    <w:rsid w:val="00852438"/>
    <w:rsid w:val="00855AE4"/>
    <w:rsid w:val="008569C7"/>
    <w:rsid w:val="008574B3"/>
    <w:rsid w:val="00861596"/>
    <w:rsid w:val="00861F3F"/>
    <w:rsid w:val="00866969"/>
    <w:rsid w:val="00866AA7"/>
    <w:rsid w:val="00867493"/>
    <w:rsid w:val="008716A2"/>
    <w:rsid w:val="0087763E"/>
    <w:rsid w:val="0088101F"/>
    <w:rsid w:val="00883D4C"/>
    <w:rsid w:val="0088490D"/>
    <w:rsid w:val="0088598B"/>
    <w:rsid w:val="00892138"/>
    <w:rsid w:val="00894629"/>
    <w:rsid w:val="00896277"/>
    <w:rsid w:val="00897EED"/>
    <w:rsid w:val="008A4B2E"/>
    <w:rsid w:val="008A6183"/>
    <w:rsid w:val="008A6D56"/>
    <w:rsid w:val="008A71D1"/>
    <w:rsid w:val="008B1CA6"/>
    <w:rsid w:val="008B5F57"/>
    <w:rsid w:val="008B6BA5"/>
    <w:rsid w:val="008C0599"/>
    <w:rsid w:val="008D5642"/>
    <w:rsid w:val="008D5CE6"/>
    <w:rsid w:val="008D6D32"/>
    <w:rsid w:val="008E49F0"/>
    <w:rsid w:val="008E54D9"/>
    <w:rsid w:val="008F34F6"/>
    <w:rsid w:val="008F38DD"/>
    <w:rsid w:val="008F42E4"/>
    <w:rsid w:val="008F46E9"/>
    <w:rsid w:val="008F4F19"/>
    <w:rsid w:val="008F5739"/>
    <w:rsid w:val="008F5FAE"/>
    <w:rsid w:val="008F74BB"/>
    <w:rsid w:val="00903118"/>
    <w:rsid w:val="0090644C"/>
    <w:rsid w:val="00917126"/>
    <w:rsid w:val="009172FC"/>
    <w:rsid w:val="00921255"/>
    <w:rsid w:val="00921F78"/>
    <w:rsid w:val="00922E53"/>
    <w:rsid w:val="009232AF"/>
    <w:rsid w:val="00925B18"/>
    <w:rsid w:val="00925C4A"/>
    <w:rsid w:val="00925D95"/>
    <w:rsid w:val="00926047"/>
    <w:rsid w:val="009260CE"/>
    <w:rsid w:val="009276D9"/>
    <w:rsid w:val="009301FF"/>
    <w:rsid w:val="00933A95"/>
    <w:rsid w:val="00936BC2"/>
    <w:rsid w:val="00937119"/>
    <w:rsid w:val="00945420"/>
    <w:rsid w:val="0095030C"/>
    <w:rsid w:val="00950675"/>
    <w:rsid w:val="0095072D"/>
    <w:rsid w:val="00954E7D"/>
    <w:rsid w:val="0096079A"/>
    <w:rsid w:val="00961BC3"/>
    <w:rsid w:val="009674E5"/>
    <w:rsid w:val="00970006"/>
    <w:rsid w:val="00975BF3"/>
    <w:rsid w:val="009924EF"/>
    <w:rsid w:val="00992FDF"/>
    <w:rsid w:val="00995730"/>
    <w:rsid w:val="00995A02"/>
    <w:rsid w:val="009A57E6"/>
    <w:rsid w:val="009A6BA5"/>
    <w:rsid w:val="009A7F9C"/>
    <w:rsid w:val="009B396C"/>
    <w:rsid w:val="009C0C5B"/>
    <w:rsid w:val="009C3EC1"/>
    <w:rsid w:val="009C6136"/>
    <w:rsid w:val="009D2131"/>
    <w:rsid w:val="009D2F5A"/>
    <w:rsid w:val="009D3458"/>
    <w:rsid w:val="009D4DCC"/>
    <w:rsid w:val="009D53D6"/>
    <w:rsid w:val="009D56D4"/>
    <w:rsid w:val="009E1C9E"/>
    <w:rsid w:val="009E32F7"/>
    <w:rsid w:val="009F04D7"/>
    <w:rsid w:val="009F7A4F"/>
    <w:rsid w:val="00A0143B"/>
    <w:rsid w:val="00A028F0"/>
    <w:rsid w:val="00A02FBB"/>
    <w:rsid w:val="00A04FBC"/>
    <w:rsid w:val="00A063DA"/>
    <w:rsid w:val="00A07537"/>
    <w:rsid w:val="00A07D89"/>
    <w:rsid w:val="00A12799"/>
    <w:rsid w:val="00A128EF"/>
    <w:rsid w:val="00A1689A"/>
    <w:rsid w:val="00A2049A"/>
    <w:rsid w:val="00A23390"/>
    <w:rsid w:val="00A24B22"/>
    <w:rsid w:val="00A2580D"/>
    <w:rsid w:val="00A25D2D"/>
    <w:rsid w:val="00A267AB"/>
    <w:rsid w:val="00A3162C"/>
    <w:rsid w:val="00A37914"/>
    <w:rsid w:val="00A401FC"/>
    <w:rsid w:val="00A40243"/>
    <w:rsid w:val="00A417FC"/>
    <w:rsid w:val="00A44F76"/>
    <w:rsid w:val="00A45057"/>
    <w:rsid w:val="00A457DA"/>
    <w:rsid w:val="00A4668B"/>
    <w:rsid w:val="00A46E25"/>
    <w:rsid w:val="00A501ED"/>
    <w:rsid w:val="00A51253"/>
    <w:rsid w:val="00A5154C"/>
    <w:rsid w:val="00A56B9B"/>
    <w:rsid w:val="00A6589E"/>
    <w:rsid w:val="00A745C0"/>
    <w:rsid w:val="00A75AC8"/>
    <w:rsid w:val="00A82162"/>
    <w:rsid w:val="00A84276"/>
    <w:rsid w:val="00A84517"/>
    <w:rsid w:val="00A85297"/>
    <w:rsid w:val="00A9132B"/>
    <w:rsid w:val="00A91886"/>
    <w:rsid w:val="00A9363B"/>
    <w:rsid w:val="00A94485"/>
    <w:rsid w:val="00AA1FCF"/>
    <w:rsid w:val="00AA5C08"/>
    <w:rsid w:val="00AB0701"/>
    <w:rsid w:val="00AB1B10"/>
    <w:rsid w:val="00AB3EBB"/>
    <w:rsid w:val="00AB435C"/>
    <w:rsid w:val="00AB78F6"/>
    <w:rsid w:val="00AC00C8"/>
    <w:rsid w:val="00AC02FD"/>
    <w:rsid w:val="00AC15A2"/>
    <w:rsid w:val="00AC19E4"/>
    <w:rsid w:val="00AD022E"/>
    <w:rsid w:val="00AD07E5"/>
    <w:rsid w:val="00AD1C45"/>
    <w:rsid w:val="00AD30CD"/>
    <w:rsid w:val="00AD560B"/>
    <w:rsid w:val="00AD7554"/>
    <w:rsid w:val="00AD7D51"/>
    <w:rsid w:val="00AD7F69"/>
    <w:rsid w:val="00AE1487"/>
    <w:rsid w:val="00AE15ED"/>
    <w:rsid w:val="00AE4A4E"/>
    <w:rsid w:val="00AE4AA6"/>
    <w:rsid w:val="00AE5DCB"/>
    <w:rsid w:val="00AE5F3A"/>
    <w:rsid w:val="00AE7B95"/>
    <w:rsid w:val="00AF2864"/>
    <w:rsid w:val="00AF32ED"/>
    <w:rsid w:val="00AF3D0D"/>
    <w:rsid w:val="00B006C2"/>
    <w:rsid w:val="00B014C7"/>
    <w:rsid w:val="00B01816"/>
    <w:rsid w:val="00B01CC8"/>
    <w:rsid w:val="00B024B5"/>
    <w:rsid w:val="00B02F0A"/>
    <w:rsid w:val="00B0315E"/>
    <w:rsid w:val="00B0445D"/>
    <w:rsid w:val="00B06ABA"/>
    <w:rsid w:val="00B07746"/>
    <w:rsid w:val="00B10B30"/>
    <w:rsid w:val="00B10B38"/>
    <w:rsid w:val="00B10EB3"/>
    <w:rsid w:val="00B11F7F"/>
    <w:rsid w:val="00B1388A"/>
    <w:rsid w:val="00B1545C"/>
    <w:rsid w:val="00B15A16"/>
    <w:rsid w:val="00B15CCB"/>
    <w:rsid w:val="00B22AED"/>
    <w:rsid w:val="00B23B1F"/>
    <w:rsid w:val="00B26568"/>
    <w:rsid w:val="00B27551"/>
    <w:rsid w:val="00B31A11"/>
    <w:rsid w:val="00B41B8B"/>
    <w:rsid w:val="00B42FBA"/>
    <w:rsid w:val="00B47F30"/>
    <w:rsid w:val="00B5224A"/>
    <w:rsid w:val="00B52F34"/>
    <w:rsid w:val="00B5322C"/>
    <w:rsid w:val="00B53AE4"/>
    <w:rsid w:val="00B5516E"/>
    <w:rsid w:val="00B57C26"/>
    <w:rsid w:val="00B57C54"/>
    <w:rsid w:val="00B60E8B"/>
    <w:rsid w:val="00B63F60"/>
    <w:rsid w:val="00B71772"/>
    <w:rsid w:val="00B73E3D"/>
    <w:rsid w:val="00B82122"/>
    <w:rsid w:val="00B82333"/>
    <w:rsid w:val="00B85060"/>
    <w:rsid w:val="00B86936"/>
    <w:rsid w:val="00B87CE9"/>
    <w:rsid w:val="00B94229"/>
    <w:rsid w:val="00B94B84"/>
    <w:rsid w:val="00B955A6"/>
    <w:rsid w:val="00B97241"/>
    <w:rsid w:val="00B97D48"/>
    <w:rsid w:val="00B97EFC"/>
    <w:rsid w:val="00BA2DB7"/>
    <w:rsid w:val="00BA3211"/>
    <w:rsid w:val="00BA4FB2"/>
    <w:rsid w:val="00BA7197"/>
    <w:rsid w:val="00BB2D40"/>
    <w:rsid w:val="00BC241A"/>
    <w:rsid w:val="00BC26BC"/>
    <w:rsid w:val="00BC4E54"/>
    <w:rsid w:val="00BC67E3"/>
    <w:rsid w:val="00BC776A"/>
    <w:rsid w:val="00BD4B0C"/>
    <w:rsid w:val="00BD6BC3"/>
    <w:rsid w:val="00BE0D02"/>
    <w:rsid w:val="00BE26F5"/>
    <w:rsid w:val="00BE36B4"/>
    <w:rsid w:val="00BE522E"/>
    <w:rsid w:val="00BE5C2D"/>
    <w:rsid w:val="00BE6E9A"/>
    <w:rsid w:val="00BF1683"/>
    <w:rsid w:val="00BF1FBF"/>
    <w:rsid w:val="00BF2B0E"/>
    <w:rsid w:val="00BF7E8E"/>
    <w:rsid w:val="00C013FC"/>
    <w:rsid w:val="00C0269A"/>
    <w:rsid w:val="00C03441"/>
    <w:rsid w:val="00C04077"/>
    <w:rsid w:val="00C04732"/>
    <w:rsid w:val="00C061BB"/>
    <w:rsid w:val="00C100F9"/>
    <w:rsid w:val="00C11BC8"/>
    <w:rsid w:val="00C14EE5"/>
    <w:rsid w:val="00C14F2B"/>
    <w:rsid w:val="00C159A2"/>
    <w:rsid w:val="00C16B17"/>
    <w:rsid w:val="00C254A7"/>
    <w:rsid w:val="00C25E40"/>
    <w:rsid w:val="00C278C7"/>
    <w:rsid w:val="00C27E53"/>
    <w:rsid w:val="00C31B32"/>
    <w:rsid w:val="00C374B4"/>
    <w:rsid w:val="00C41A4F"/>
    <w:rsid w:val="00C47037"/>
    <w:rsid w:val="00C47495"/>
    <w:rsid w:val="00C4787A"/>
    <w:rsid w:val="00C504B1"/>
    <w:rsid w:val="00C505C5"/>
    <w:rsid w:val="00C50826"/>
    <w:rsid w:val="00C510D1"/>
    <w:rsid w:val="00C54C63"/>
    <w:rsid w:val="00C56B26"/>
    <w:rsid w:val="00C6039C"/>
    <w:rsid w:val="00C612C7"/>
    <w:rsid w:val="00C61CDA"/>
    <w:rsid w:val="00C626F9"/>
    <w:rsid w:val="00C65276"/>
    <w:rsid w:val="00C66137"/>
    <w:rsid w:val="00C66BB2"/>
    <w:rsid w:val="00C70648"/>
    <w:rsid w:val="00C75412"/>
    <w:rsid w:val="00C7729D"/>
    <w:rsid w:val="00C826AD"/>
    <w:rsid w:val="00C834BC"/>
    <w:rsid w:val="00C83E7D"/>
    <w:rsid w:val="00C84713"/>
    <w:rsid w:val="00C92E6E"/>
    <w:rsid w:val="00C959AA"/>
    <w:rsid w:val="00CA7062"/>
    <w:rsid w:val="00CA7EEC"/>
    <w:rsid w:val="00CB14B2"/>
    <w:rsid w:val="00CB1D15"/>
    <w:rsid w:val="00CB2BF1"/>
    <w:rsid w:val="00CB4E18"/>
    <w:rsid w:val="00CC096B"/>
    <w:rsid w:val="00CC1644"/>
    <w:rsid w:val="00CC1FDC"/>
    <w:rsid w:val="00CC2781"/>
    <w:rsid w:val="00CC34B8"/>
    <w:rsid w:val="00CC4184"/>
    <w:rsid w:val="00CC44C7"/>
    <w:rsid w:val="00CC5F15"/>
    <w:rsid w:val="00CD1C2C"/>
    <w:rsid w:val="00CD301A"/>
    <w:rsid w:val="00CD3515"/>
    <w:rsid w:val="00CD485A"/>
    <w:rsid w:val="00CE05DF"/>
    <w:rsid w:val="00CE0785"/>
    <w:rsid w:val="00CE1CD5"/>
    <w:rsid w:val="00CE34F9"/>
    <w:rsid w:val="00CE452B"/>
    <w:rsid w:val="00CE45C6"/>
    <w:rsid w:val="00CE4F87"/>
    <w:rsid w:val="00CF04AC"/>
    <w:rsid w:val="00CF0699"/>
    <w:rsid w:val="00CF104F"/>
    <w:rsid w:val="00CF3FD8"/>
    <w:rsid w:val="00CF490A"/>
    <w:rsid w:val="00CF71EE"/>
    <w:rsid w:val="00D03F10"/>
    <w:rsid w:val="00D0601F"/>
    <w:rsid w:val="00D06C50"/>
    <w:rsid w:val="00D100E8"/>
    <w:rsid w:val="00D11E71"/>
    <w:rsid w:val="00D14A9A"/>
    <w:rsid w:val="00D15038"/>
    <w:rsid w:val="00D2006E"/>
    <w:rsid w:val="00D2054A"/>
    <w:rsid w:val="00D20F5E"/>
    <w:rsid w:val="00D240C5"/>
    <w:rsid w:val="00D24951"/>
    <w:rsid w:val="00D31BC7"/>
    <w:rsid w:val="00D34DEC"/>
    <w:rsid w:val="00D36437"/>
    <w:rsid w:val="00D43493"/>
    <w:rsid w:val="00D43E52"/>
    <w:rsid w:val="00D4581C"/>
    <w:rsid w:val="00D54097"/>
    <w:rsid w:val="00D601D3"/>
    <w:rsid w:val="00D64128"/>
    <w:rsid w:val="00D656F1"/>
    <w:rsid w:val="00D70F60"/>
    <w:rsid w:val="00D71C19"/>
    <w:rsid w:val="00D75618"/>
    <w:rsid w:val="00D8146A"/>
    <w:rsid w:val="00D81564"/>
    <w:rsid w:val="00D8707B"/>
    <w:rsid w:val="00D870C1"/>
    <w:rsid w:val="00D9235C"/>
    <w:rsid w:val="00D930FA"/>
    <w:rsid w:val="00D93FE3"/>
    <w:rsid w:val="00D94D53"/>
    <w:rsid w:val="00D94E51"/>
    <w:rsid w:val="00DA0BE0"/>
    <w:rsid w:val="00DA2526"/>
    <w:rsid w:val="00DA27A7"/>
    <w:rsid w:val="00DA3CF3"/>
    <w:rsid w:val="00DA54E7"/>
    <w:rsid w:val="00DA5C05"/>
    <w:rsid w:val="00DA7C82"/>
    <w:rsid w:val="00DB1B64"/>
    <w:rsid w:val="00DB3A69"/>
    <w:rsid w:val="00DB4EA9"/>
    <w:rsid w:val="00DB5682"/>
    <w:rsid w:val="00DC07FD"/>
    <w:rsid w:val="00DC36E8"/>
    <w:rsid w:val="00DC7354"/>
    <w:rsid w:val="00DD220C"/>
    <w:rsid w:val="00DD550B"/>
    <w:rsid w:val="00DD7515"/>
    <w:rsid w:val="00DD7639"/>
    <w:rsid w:val="00DD7F2D"/>
    <w:rsid w:val="00DE0CC4"/>
    <w:rsid w:val="00DE1669"/>
    <w:rsid w:val="00DE2A7B"/>
    <w:rsid w:val="00DE31D2"/>
    <w:rsid w:val="00DE49BC"/>
    <w:rsid w:val="00DE54D2"/>
    <w:rsid w:val="00DE5707"/>
    <w:rsid w:val="00DF1067"/>
    <w:rsid w:val="00DF3BC6"/>
    <w:rsid w:val="00DF4216"/>
    <w:rsid w:val="00DF4FB6"/>
    <w:rsid w:val="00DF5FE0"/>
    <w:rsid w:val="00E0026A"/>
    <w:rsid w:val="00E01B2D"/>
    <w:rsid w:val="00E01D51"/>
    <w:rsid w:val="00E02C1A"/>
    <w:rsid w:val="00E02CD1"/>
    <w:rsid w:val="00E0378B"/>
    <w:rsid w:val="00E040C7"/>
    <w:rsid w:val="00E042B4"/>
    <w:rsid w:val="00E044A4"/>
    <w:rsid w:val="00E06A59"/>
    <w:rsid w:val="00E07092"/>
    <w:rsid w:val="00E07C17"/>
    <w:rsid w:val="00E10F68"/>
    <w:rsid w:val="00E11A0D"/>
    <w:rsid w:val="00E1610C"/>
    <w:rsid w:val="00E20948"/>
    <w:rsid w:val="00E2136A"/>
    <w:rsid w:val="00E224B7"/>
    <w:rsid w:val="00E22E02"/>
    <w:rsid w:val="00E32615"/>
    <w:rsid w:val="00E334FA"/>
    <w:rsid w:val="00E341E1"/>
    <w:rsid w:val="00E41FFA"/>
    <w:rsid w:val="00E43204"/>
    <w:rsid w:val="00E439A1"/>
    <w:rsid w:val="00E477A0"/>
    <w:rsid w:val="00E50654"/>
    <w:rsid w:val="00E51C29"/>
    <w:rsid w:val="00E51EEA"/>
    <w:rsid w:val="00E530D5"/>
    <w:rsid w:val="00E54B91"/>
    <w:rsid w:val="00E63EF3"/>
    <w:rsid w:val="00E66724"/>
    <w:rsid w:val="00E6726D"/>
    <w:rsid w:val="00E6753C"/>
    <w:rsid w:val="00E717A8"/>
    <w:rsid w:val="00E83870"/>
    <w:rsid w:val="00E8418A"/>
    <w:rsid w:val="00E91D14"/>
    <w:rsid w:val="00E92C79"/>
    <w:rsid w:val="00EA09A6"/>
    <w:rsid w:val="00EA3381"/>
    <w:rsid w:val="00EA4648"/>
    <w:rsid w:val="00EA52F8"/>
    <w:rsid w:val="00EA53A5"/>
    <w:rsid w:val="00EA64F4"/>
    <w:rsid w:val="00EA6579"/>
    <w:rsid w:val="00EA6EDA"/>
    <w:rsid w:val="00EB659D"/>
    <w:rsid w:val="00EB7354"/>
    <w:rsid w:val="00EC2CB7"/>
    <w:rsid w:val="00ED0308"/>
    <w:rsid w:val="00ED1D71"/>
    <w:rsid w:val="00ED370A"/>
    <w:rsid w:val="00EE0E49"/>
    <w:rsid w:val="00EE1CD2"/>
    <w:rsid w:val="00EE6633"/>
    <w:rsid w:val="00EF1AF5"/>
    <w:rsid w:val="00EF2AF5"/>
    <w:rsid w:val="00EF5646"/>
    <w:rsid w:val="00F02F4B"/>
    <w:rsid w:val="00F05DE1"/>
    <w:rsid w:val="00F07160"/>
    <w:rsid w:val="00F07A8C"/>
    <w:rsid w:val="00F10A9F"/>
    <w:rsid w:val="00F1251A"/>
    <w:rsid w:val="00F158B1"/>
    <w:rsid w:val="00F1658E"/>
    <w:rsid w:val="00F20EC3"/>
    <w:rsid w:val="00F246C4"/>
    <w:rsid w:val="00F254FC"/>
    <w:rsid w:val="00F25EFB"/>
    <w:rsid w:val="00F270C4"/>
    <w:rsid w:val="00F31279"/>
    <w:rsid w:val="00F33A83"/>
    <w:rsid w:val="00F34429"/>
    <w:rsid w:val="00F37A1C"/>
    <w:rsid w:val="00F43614"/>
    <w:rsid w:val="00F43AE6"/>
    <w:rsid w:val="00F467A8"/>
    <w:rsid w:val="00F52703"/>
    <w:rsid w:val="00F6000D"/>
    <w:rsid w:val="00F611E9"/>
    <w:rsid w:val="00F65613"/>
    <w:rsid w:val="00F65CF1"/>
    <w:rsid w:val="00F67737"/>
    <w:rsid w:val="00F7069F"/>
    <w:rsid w:val="00F73292"/>
    <w:rsid w:val="00F732F6"/>
    <w:rsid w:val="00F77709"/>
    <w:rsid w:val="00F8022E"/>
    <w:rsid w:val="00F807B7"/>
    <w:rsid w:val="00F815A0"/>
    <w:rsid w:val="00F83F8C"/>
    <w:rsid w:val="00F85F32"/>
    <w:rsid w:val="00F90D00"/>
    <w:rsid w:val="00F913C2"/>
    <w:rsid w:val="00F9396C"/>
    <w:rsid w:val="00F949F5"/>
    <w:rsid w:val="00F94AA4"/>
    <w:rsid w:val="00F95928"/>
    <w:rsid w:val="00F969DC"/>
    <w:rsid w:val="00F97533"/>
    <w:rsid w:val="00FA0DB1"/>
    <w:rsid w:val="00FA298C"/>
    <w:rsid w:val="00FA41F1"/>
    <w:rsid w:val="00FA4CFC"/>
    <w:rsid w:val="00FB2CA6"/>
    <w:rsid w:val="00FB3F9D"/>
    <w:rsid w:val="00FB5537"/>
    <w:rsid w:val="00FB59B3"/>
    <w:rsid w:val="00FB60A3"/>
    <w:rsid w:val="00FB6683"/>
    <w:rsid w:val="00FB6ECF"/>
    <w:rsid w:val="00FC0746"/>
    <w:rsid w:val="00FC6984"/>
    <w:rsid w:val="00FD3E27"/>
    <w:rsid w:val="00FD4075"/>
    <w:rsid w:val="00FD47C7"/>
    <w:rsid w:val="00FD577E"/>
    <w:rsid w:val="00FD602A"/>
    <w:rsid w:val="00FD6904"/>
    <w:rsid w:val="00FD7096"/>
    <w:rsid w:val="00FE3733"/>
    <w:rsid w:val="00FE4653"/>
    <w:rsid w:val="00FF2735"/>
    <w:rsid w:val="00FF5EE8"/>
    <w:rsid w:val="00FF61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6C2ECC"/>
  <w15:chartTrackingRefBased/>
  <w15:docId w15:val="{41D59309-7252-463C-8267-36C2D10075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438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9438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33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1C5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79438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9438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Heading1Char">
    <w:name w:val="Heading 1 Char"/>
    <w:basedOn w:val="DefaultParagraphFont"/>
    <w:link w:val="Heading1"/>
    <w:uiPriority w:val="9"/>
    <w:rsid w:val="00794388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94388"/>
    <w:rPr>
      <w:rFonts w:asciiTheme="majorHAnsi" w:eastAsiaTheme="majorEastAsia" w:hAnsiTheme="majorHAnsi" w:cstheme="majorBidi"/>
      <w:color w:val="2F5496" w:themeColor="accent1" w:themeShade="BF"/>
      <w:sz w:val="26"/>
      <w:szCs w:val="33"/>
    </w:rPr>
  </w:style>
  <w:style w:type="paragraph" w:styleId="ListParagraph">
    <w:name w:val="List Paragraph"/>
    <w:basedOn w:val="Normal"/>
    <w:qFormat/>
    <w:rsid w:val="00794388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750787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sid w:val="004120F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120F1"/>
    <w:pPr>
      <w:spacing w:line="240" w:lineRule="auto"/>
    </w:pPr>
    <w:rPr>
      <w:sz w:val="20"/>
      <w:szCs w:val="25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120F1"/>
    <w:rPr>
      <w:sz w:val="20"/>
      <w:szCs w:val="25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120F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120F1"/>
    <w:rPr>
      <w:b/>
      <w:bCs/>
      <w:sz w:val="20"/>
      <w:szCs w:val="25"/>
    </w:rPr>
  </w:style>
  <w:style w:type="character" w:styleId="Emphasis">
    <w:name w:val="Emphasis"/>
    <w:basedOn w:val="DefaultParagraphFont"/>
    <w:uiPriority w:val="20"/>
    <w:qFormat/>
    <w:rsid w:val="00463A70"/>
    <w:rPr>
      <w:i/>
      <w:iCs/>
    </w:rPr>
  </w:style>
  <w:style w:type="table" w:styleId="TableGrid">
    <w:name w:val="Table Grid"/>
    <w:basedOn w:val="TableNormal"/>
    <w:rsid w:val="00170E2D"/>
    <w:rPr>
      <w:rFonts w:ascii="Calibri" w:eastAsia="Calibri" w:hAnsi="Calibri" w:cs="Calibri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-Accent5">
    <w:name w:val="Grid Table 1 Light Accent 5"/>
    <w:basedOn w:val="TableNormal"/>
    <w:uiPriority w:val="46"/>
    <w:rsid w:val="00005260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5" w:themeTint="66"/>
        <w:left w:val="single" w:sz="4" w:space="0" w:color="BDD6EE" w:themeColor="accent5" w:themeTint="66"/>
        <w:bottom w:val="single" w:sz="4" w:space="0" w:color="BDD6EE" w:themeColor="accent5" w:themeTint="66"/>
        <w:right w:val="single" w:sz="4" w:space="0" w:color="BDD6EE" w:themeColor="accent5" w:themeTint="66"/>
        <w:insideH w:val="single" w:sz="4" w:space="0" w:color="BDD6EE" w:themeColor="accent5" w:themeTint="66"/>
        <w:insideV w:val="single" w:sz="4" w:space="0" w:color="BDD6EE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005260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005260"/>
    <w:pPr>
      <w:spacing w:after="0" w:line="240" w:lineRule="auto"/>
    </w:p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005260"/>
    <w:pPr>
      <w:spacing w:after="0" w:line="240" w:lineRule="auto"/>
    </w:p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Code">
    <w:name w:val="Code"/>
    <w:basedOn w:val="Normal"/>
    <w:link w:val="CodeChar"/>
    <w:rsid w:val="008B5F57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  <w:szCs w:val="22"/>
    </w:rPr>
  </w:style>
  <w:style w:type="character" w:customStyle="1" w:styleId="CodeChar">
    <w:name w:val="Code Char"/>
    <w:link w:val="Code"/>
    <w:rsid w:val="008B5F57"/>
    <w:rPr>
      <w:rFonts w:ascii="Consolas" w:eastAsia="Consolas" w:hAnsi="Consolas" w:cs="Consolas"/>
      <w:sz w:val="20"/>
      <w:szCs w:val="22"/>
      <w:shd w:val="clear" w:color="auto" w:fill="F5F5F5"/>
    </w:rPr>
  </w:style>
  <w:style w:type="character" w:styleId="HTMLCode">
    <w:name w:val="HTML Code"/>
    <w:basedOn w:val="DefaultParagraphFont"/>
    <w:uiPriority w:val="99"/>
    <w:semiHidden/>
    <w:unhideWhenUsed/>
    <w:rsid w:val="0025372D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1C5F"/>
    <w:rPr>
      <w:rFonts w:asciiTheme="majorHAnsi" w:eastAsiaTheme="majorEastAsia" w:hAnsiTheme="majorHAnsi" w:cstheme="majorBidi"/>
      <w:color w:val="1F3763" w:themeColor="accent1" w:themeShade="7F"/>
      <w:sz w:val="24"/>
      <w:szCs w:val="30"/>
    </w:rPr>
  </w:style>
  <w:style w:type="table" w:styleId="GridTable1Light">
    <w:name w:val="Grid Table 1 Light"/>
    <w:basedOn w:val="TableNormal"/>
    <w:uiPriority w:val="46"/>
    <w:rsid w:val="001549A6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Header">
    <w:name w:val="header"/>
    <w:basedOn w:val="Normal"/>
    <w:link w:val="HeaderChar"/>
    <w:uiPriority w:val="99"/>
    <w:unhideWhenUsed/>
    <w:rsid w:val="00842BE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42BE6"/>
  </w:style>
  <w:style w:type="paragraph" w:styleId="Footer">
    <w:name w:val="footer"/>
    <w:basedOn w:val="Normal"/>
    <w:link w:val="FooterChar"/>
    <w:uiPriority w:val="99"/>
    <w:unhideWhenUsed/>
    <w:rsid w:val="00842BE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42B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7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3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2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1401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12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153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00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34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9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7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5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2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4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41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5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35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90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66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82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2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04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0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7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78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50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97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21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63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43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28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69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46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32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283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19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013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70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77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67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8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2392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047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24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92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84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54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0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2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12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35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93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26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92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45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45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79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040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19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26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16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93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55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81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95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42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54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68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6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38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41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0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9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66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7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7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9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198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43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23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05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60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05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05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64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03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76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84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45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21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48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9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70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96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74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89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28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53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62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96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77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33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84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11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069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94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244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53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94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59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61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45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08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22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02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85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91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69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89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9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theme" Target="theme/theme1.xml"/><Relationship Id="rId10" Type="http://schemas.openxmlformats.org/officeDocument/2006/relationships/image" Target="media/image3.jpe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fontTable" Target="fontTable.xml"/><Relationship Id="rId8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1EF4B3-F1A2-428D-82C1-07844569DE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23</Pages>
  <Words>4099</Words>
  <Characters>23370</Characters>
  <Application>Microsoft Office Word</Application>
  <DocSecurity>0</DocSecurity>
  <Lines>194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Pannatorn Janpitak</dc:creator>
  <cp:keywords/>
  <dc:description/>
  <cp:lastModifiedBy>Pannatorn Janpitak</cp:lastModifiedBy>
  <cp:revision>116</cp:revision>
  <dcterms:created xsi:type="dcterms:W3CDTF">2026-10-22T16:28:00Z</dcterms:created>
  <dcterms:modified xsi:type="dcterms:W3CDTF">2026-10-23T06:15:00Z</dcterms:modified>
</cp:coreProperties>
</file>